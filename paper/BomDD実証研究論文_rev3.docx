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306D" w14:textId="77777777" w:rsidR="00F26E2E" w:rsidRDefault="00F26E2E">
      <w:pPr>
        <w:spacing w:after="1200"/>
      </w:pPr>
    </w:p>
    <w:p w14:paraId="5B648A3B" w14:textId="77777777" w:rsidR="00F26E2E" w:rsidRDefault="00B870A1">
      <w:pPr>
        <w:spacing w:after="80"/>
        <w:jc w:val="center"/>
      </w:pPr>
      <w:r>
        <w:rPr>
          <w:b/>
          <w:bCs/>
          <w:sz w:val="40"/>
          <w:szCs w:val="40"/>
        </w:rPr>
        <w:t>BOM駆動開発(BomDD): AIコード生成を</w:t>
      </w:r>
    </w:p>
    <w:p w14:paraId="3B17E1F6" w14:textId="77777777" w:rsidR="00F26E2E" w:rsidRDefault="00B870A1">
      <w:pPr>
        <w:spacing w:after="240"/>
        <w:jc w:val="center"/>
      </w:pPr>
      <w:r>
        <w:rPr>
          <w:b/>
          <w:bCs/>
          <w:sz w:val="40"/>
          <w:szCs w:val="40"/>
        </w:rPr>
        <w:t>製造工程として管理する方法論と実証</w:t>
      </w:r>
    </w:p>
    <w:p w14:paraId="1E445CC2" w14:textId="77777777" w:rsidR="00F26E2E" w:rsidRDefault="00B870A1">
      <w:pPr>
        <w:spacing w:after="720"/>
        <w:jc w:val="center"/>
      </w:pPr>
      <w:r>
        <w:rPr>
          <w:sz w:val="26"/>
          <w:szCs w:val="26"/>
        </w:rPr>
        <w:t>― 三層BOMによる設計・製造・保守の一貫管理と、産業実証プロトコルの提案 ―</w:t>
      </w:r>
    </w:p>
    <w:p w14:paraId="3FA72F68" w14:textId="77777777" w:rsidR="00F26E2E" w:rsidRDefault="00B870A1">
      <w:pPr>
        <w:spacing w:after="120"/>
        <w:jc w:val="center"/>
      </w:pPr>
      <w:r>
        <w:rPr>
          <w:sz w:val="24"/>
          <w:szCs w:val="24"/>
        </w:rPr>
        <w:t>(著者名)</w:t>
      </w:r>
    </w:p>
    <w:p w14:paraId="0BD273B7" w14:textId="2F3E567F" w:rsidR="00F26E2E" w:rsidRDefault="008F475B">
      <w:pPr>
        <w:spacing w:after="720"/>
        <w:jc w:val="center"/>
      </w:pPr>
      <w:r>
        <w:rPr>
          <w:sz w:val="24"/>
          <w:szCs w:val="24"/>
        </w:rPr>
        <w:t>2026年7月10日</w:t>
      </w:r>
    </w:p>
    <w:p w14:paraId="23ADD92C" w14:textId="77777777" w:rsidR="00F26E2E" w:rsidRDefault="00B870A1">
      <w:pPr>
        <w:pStyle w:val="2"/>
      </w:pPr>
      <w:bookmarkStart w:id="0" w:name="_Toc234603500"/>
      <w:r>
        <w:t>要旨</w:t>
      </w:r>
      <w:bookmarkEnd w:id="0"/>
    </w:p>
    <w:p w14:paraId="5F712E78" w14:textId="69F607BD" w:rsidR="00F26E2E" w:rsidRDefault="00B870A1">
      <w:pPr>
        <w:spacing w:after="120" w:line="300" w:lineRule="auto"/>
        <w:jc w:val="both"/>
      </w:pPr>
      <w:del w:id="8801" w:author="Claude" w:date="2026-07-10T00:00:00Z">
        <w:r>
          <w:delText>大規模言語モデル(LLM)によるコード生成は実用段階に入ったが、生成されたコードの品質保証と長期保守は依然として個人の技能(職人芸)に依存している。本研究は、製造業の部品表(BOM: Bill of Materials)・工程・検査・保守の語彙をソフトウェア開発へ移植し、AIを「製造装置」、BOMを「製造指示」とみなす開発手法 BOM駆動開発(BomDD)を提案し、単一設計者・.NET/C# 小中規模題材を中心とするアクションリサーチにより、その成立範囲と破れ方を操作的に測定した。手法から導けず従来手法で埋めた箇所を「未根拠充填(unjustified fill。以下、実験内の呼称として「ずる」)」として記録・分類する測定枠組み(判定手順は第3章で操作的に定義する)の下、7ループのリバース再実装(デスクトップGUI)、3ドメインでの概念的再現(Web API・分散Saga)、新規開発と変更オーダー(ECO)の全周(フォワード6系列)、検査器自体の自己適用製造、部品数十規模での影響分析の遡及採点、UI製造の工程分離、既存資産への遡及適用、および担当者転移テスト(3ラウンド)を実施した。</w:delText>
        </w:r>
      </w:del>
      <w:ins w:id="8802" w:author="Claude" w:date="2026-07-10T00:00:00Z">
        <w:r>
          <w:t>大規模言語モデルによるコード生成は実用段階に入ったが、生成・変更・保守を一貫した工程として品質統制する方法は、なお個人技能に依存している。本研究は、製造業の部品表、工程、検査、変更オーダー、製品ライフサイクル管理の様式をソフトウェア開発へ移植したBOM駆動開発(BomDD)を提案する。三層BOMと知識部品表、隔離製造、製造前に凍結した受入、変更オーダーを用い、手法外の判断で補った事象を未根拠充填(unjustified fill。以下、実験内の呼称として「ずる」)として記録する12系列のアクションリサーチにより、手法の成立範囲と破れ方を操作的に測定した。観測された12事象を一次発現層で分類したところ、成果物上に発現した4件はいずれも外部知識依存面に位置し、残る事象はBOMメタモデル、工程、オラクルに分布した。影響分析では、対策前14/16 ECOでunder-inclusionを観測し、ハブ台帳と実物点検の導入後は、同一題材の前向き4 ECO(ハブ解体第2〜5段)では未観測となった。また、凍結配布物のみを用いた3構成のAI実行主体(各1事例、2ベンダー)が、説明介入・救済なしに要求獲得からECOクローズまでを完遂した。この結果は、工程ゲートが実行主体間の差異の一部を補償しうることを示す事例証拠である。人間担当者への可搬性、第三者題材、大規模環境での製造・変更工程は未検証であり、これらを検証する3段階の実証プロトコル(スクリーニング健診→部分移行→前向き測定)を提示する。</w:t>
        </w:r>
      </w:ins>
    </w:p>
    <w:p w14:paraId="1410A85C" w14:textId="1FF30920" w:rsidR="00F26E2E" w:rsidRDefault="00B870A1">
      <w:pPr>
        <w:spacing w:after="120" w:line="300" w:lineRule="auto"/>
        <w:jc w:val="both"/>
        <w:rPr>
          <w:del w:id="8803" w:author="Claude" w:date="2026-07-10T00:00:00Z"/>
        </w:rPr>
      </w:pPr>
      <w:del w:id="8804" w:author="Claude" w:date="2026-07-10T00:00:00Z">
        <w:r>
          <w:delText>主要な結果は次のとおりである。(1) ソフトウェア部品は「ロジックの核」と「外部表面」に分けて管理でき、核は原版非開示の製造装置が、凍結したBOM・工程・関連知識パッケージのみを実験時入力として生成し、定義済み受入を手修正なしで通過した(第2章の操作的定義における鋳造の成立)。本研究の判定手順とオラクル被覆で観測された12件のずるのうち、成果物上に</w:delText>
        </w:r>
        <w:r>
          <w:delText>現れた未規定充填は外部知識依存面に集中した(原因層はBOM表現・工程・オラクルにも分布 ― 層別は第4.2節・付録C表22)。(2) この構造は同期GUI・同期HTTP・非同期分散の3ドメインで再現した。(3) 変更オーダーは既存挙動と既存データを保ったまま独立の製造装置へ転移し、影響分析の取りこぼしは1行単位で定量化できた。(4) 部品数十の実題材の実変更履歴34件に対する遡及採点により、規模の壁の実像が「ハブ部品への写像集中」(単一部品を16件中10件で取りこぼす系統誤差)であることを特定し、同一題材での対策後の追試で取りこぼしを0にした。(5) BOM未導入の既存リポジトリでも、変更履歴のみから導入の回収見込みを事前に数字で判定できる(stage-0健診)。健診の外部妥当性はOSS 3リポジトリ(36万〜541万行・3言語)で確認した。(6) 方法論は説明者なしで転移した ― 凍結配布物のみから初見のAI担当者3体(2ベンダー)が説明介入ゼロで全周(要求獲得→納品→変更オーダーのクローズ)を運転し(N=3)、担当者の劣化・差異は工程のゲート群が補償した。以上の結果は、単一設計者・.NET/C# 小中規模題材という制約下ではあるが、LLMコード生成を単発生成ではなく、BOM・工程・受入・ECO・PLMに接続された製造工程として管理できる可能性を示す。残る主要課題は、人間担当者への可搬性・第三者題材・大規模環境での製造工程の再現性であり、本稿はその検証に向けた3段階の実証プロトコル(健診→部分移行→前向き測定、約4〜5か月)を提示する。</w:delText>
        </w:r>
      </w:del>
    </w:p>
    <w:p w14:paraId="5E178113" w14:textId="77777777" w:rsidR="00F26E2E" w:rsidRDefault="00B870A1">
      <w:pPr>
        <w:spacing w:after="240" w:line="300" w:lineRule="auto"/>
        <w:jc w:val="both"/>
      </w:pPr>
      <w:r>
        <w:rPr>
          <w:b/>
          <w:bCs/>
        </w:rPr>
        <w:t>キーワード</w:t>
      </w:r>
      <w:r>
        <w:t>: BOM駆動開発、AIコード生成、ソフトウェア工業化、トレーサビリティ、変更管理、影響分析、アクションリサーチ</w:t>
      </w:r>
    </w:p>
    <w:p w14:paraId="46BFA3D2" w14:textId="77777777" w:rsidR="00F26E2E" w:rsidRDefault="00B870A1">
      <w:r>
        <w:br w:type="page"/>
      </w:r>
    </w:p>
    <w:p w14:paraId="40FC9B09" w14:textId="77777777" w:rsidR="00F26E2E" w:rsidRDefault="00B870A1">
      <w:pPr>
        <w:pStyle w:val="1"/>
      </w:pPr>
      <w:bookmarkStart w:id="1" w:name="_Toc234603501"/>
      <w:r>
        <w:lastRenderedPageBreak/>
        <w:t>目次</w:t>
      </w:r>
      <w:bookmarkEnd w:id="1"/>
    </w:p>
    <w:sdt>
      <w:sdtPr>
        <w:alias w:val="目次"/>
        <w:id w:val="722876881"/>
      </w:sdtPr>
      <w:sdtEndPr/>
      <w:sdtContent>
        <w:p w14:paraId="04B1F19A" w14:textId="602AF79E" w:rsidR="00563B4D" w:rsidRDefault="00B870A1">
          <w:pPr>
            <w:pStyle w:val="20"/>
            <w:tabs>
              <w:tab w:val="right" w:leader="dot" w:pos="9016"/>
            </w:tabs>
            <w:rPr>
              <w:rFonts w:asciiTheme="minorHAnsi" w:eastAsiaTheme="minorEastAsia" w:hAnsiTheme="minorHAnsi" w:cstheme="minorBidi"/>
              <w:noProof/>
              <w:kern w:val="2"/>
              <w:szCs w:val="24"/>
              <w14:ligatures w14:val="standardContextual"/>
            </w:rPr>
          </w:pPr>
          <w:r>
            <w:fldChar w:fldCharType="begin"/>
            <w:instrText>TOC \h \o "1-2"</w:instrText>
            <w:fldChar w:fldCharType="separate"/>
          </w:r>
          <w:hyperlink w:anchor="_Toc234603500" w:history="1">
            <w:r>
              <w:rPr>
                <w:rStyle w:val="a5"/>
                <w:noProof/>
              </w:rPr>
              <w:t>要旨</w:t>
            </w:r>
            <w:r>
              <w:rPr>
                <w:noProof/>
              </w:rPr>
              <w:tab/>
              <w:fldChar w:fldCharType="begin"/>
              <w:instrText xml:space="preserve"> PAGEREF _Toc234603500 \h </w:instrText>
              <w:fldChar w:fldCharType="separate"/>
              <w:t>1</w:t>
              <w:fldChar w:fldCharType="end"/>
            </w:r>
          </w:hyperlink>
        </w:p>
        <w:p w14:paraId="398E6714" w14:textId="6A7E21A9"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01" w:history="1">
            <w:r>
              <w:rPr>
                <w:rStyle w:val="a5"/>
                <w:noProof/>
              </w:rPr>
              <w:t>目次</w:t>
            </w:r>
            <w:r>
              <w:rPr>
                <w:noProof/>
              </w:rPr>
              <w:tab/>
              <w:fldChar w:fldCharType="begin"/>
              <w:instrText xml:space="preserve"> PAGEREF _Toc234603501 \h </w:instrText>
              <w:fldChar w:fldCharType="separate"/>
              <w:t>3</w:t>
              <w:fldChar w:fldCharType="end"/>
            </w:r>
          </w:hyperlink>
        </w:p>
        <w:p w14:paraId="271544B5" w14:textId="00B5E70E"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02" w:history="1">
            <w:r>
              <w:rPr>
                <w:rStyle w:val="a5"/>
                <w:noProof/>
              </w:rPr>
              <w:t>1. はじめに</w:t>
            </w:r>
            <w:r>
              <w:rPr>
                <w:noProof/>
              </w:rPr>
              <w:tab/>
              <w:fldChar w:fldCharType="begin"/>
              <w:instrText xml:space="preserve"> PAGEREF _Toc234603502 \h </w:instrText>
              <w:fldChar w:fldCharType="separate"/>
              <w:t>5</w:t>
              <w:fldChar w:fldCharType="end"/>
            </w:r>
          </w:hyperlink>
        </w:p>
        <w:p w14:paraId="75F99071" w14:textId="53BDB148"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03" w:history="1">
            <w:r>
              <w:rPr>
                <w:rStyle w:val="a5"/>
                <w:noProof/>
              </w:rPr>
              <w:t>1.1 背景</w:t>
            </w:r>
            <w:r>
              <w:rPr>
                <w:noProof/>
              </w:rPr>
              <w:tab/>
              <w:fldChar w:fldCharType="begin"/>
              <w:instrText xml:space="preserve"> PAGEREF _Toc234603503 \h </w:instrText>
              <w:fldChar w:fldCharType="separate"/>
              <w:t>5</w:t>
              <w:fldChar w:fldCharType="end"/>
            </w:r>
          </w:hyperlink>
        </w:p>
        <w:p w14:paraId="02274434" w14:textId="4E92A414"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04" w:history="1">
            <w:r>
              <w:rPr>
                <w:rStyle w:val="a5"/>
                <w:noProof/>
              </w:rPr>
              <w:t>1.2 問題の定式化 ― 「ずる」という観測量</w:t>
            </w:r>
            <w:r>
              <w:rPr>
                <w:noProof/>
              </w:rPr>
              <w:tab/>
              <w:fldChar w:fldCharType="begin"/>
              <w:instrText xml:space="preserve"> PAGEREF _Toc234603504 \h </w:instrText>
              <w:fldChar w:fldCharType="separate"/>
              <w:t>5</w:t>
              <w:fldChar w:fldCharType="end"/>
            </w:r>
          </w:hyperlink>
        </w:p>
        <w:p w14:paraId="377029D3" w14:textId="18E3A622"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05" w:history="1">
            <w:r>
              <w:rPr>
                <w:rStyle w:val="a5"/>
                <w:noProof/>
              </w:rPr>
              <w:t>1.3 研究質問</w:t>
            </w:r>
            <w:r>
              <w:rPr>
                <w:noProof/>
              </w:rPr>
              <w:tab/>
              <w:fldChar w:fldCharType="begin"/>
              <w:instrText xml:space="preserve"> PAGEREF _Toc234603505 \h </w:instrText>
              <w:fldChar w:fldCharType="separate"/>
              <w:t>5</w:t>
              <w:fldChar w:fldCharType="end"/>
            </w:r>
          </w:hyperlink>
        </w:p>
        <w:p w14:paraId="65016090" w14:textId="0AFC8C99"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06" w:history="1">
            <w:r>
              <w:rPr>
                <w:rStyle w:val="a5"/>
                <w:noProof/>
              </w:rPr>
              <w:t>1.4 本研究の貢献</w:t>
            </w:r>
            <w:r>
              <w:rPr>
                <w:noProof/>
              </w:rPr>
              <w:tab/>
              <w:fldChar w:fldCharType="begin"/>
              <w:instrText xml:space="preserve"> PAGEREF _Toc234603506 \h </w:instrText>
              <w:fldChar w:fldCharType="separate"/>
              <w:t>6</w:t>
              <w:fldChar w:fldCharType="end"/>
            </w:r>
          </w:hyperlink>
        </w:p>
        <w:p w14:paraId="00E26E26" w14:textId="47110B31"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07" w:history="1">
            <w:r>
              <w:rPr>
                <w:rStyle w:val="a5"/>
                <w:noProof/>
              </w:rPr>
              <w:t>2. 提案手法 ― BomDD の概念と用語</w:t>
            </w:r>
            <w:r>
              <w:rPr>
                <w:noProof/>
              </w:rPr>
              <w:tab/>
              <w:fldChar w:fldCharType="begin"/>
              <w:instrText xml:space="preserve"> PAGEREF _Toc234603507 \h </w:instrText>
              <w:fldChar w:fldCharType="separate"/>
              <w:t>7</w:t>
              <w:fldChar w:fldCharType="end"/>
            </w:r>
          </w:hyperlink>
        </w:p>
        <w:p w14:paraId="09A8689F" w14:textId="08390A22"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08" w:history="1">
            <w:r>
              <w:rPr>
                <w:rStyle w:val="a5"/>
                <w:noProof/>
              </w:rPr>
              <w:t>2.1 基本対応: AI=製造装置、BOM=製造指示</w:t>
            </w:r>
            <w:r>
              <w:rPr>
                <w:noProof/>
              </w:rPr>
              <w:tab/>
              <w:fldChar w:fldCharType="begin"/>
              <w:instrText xml:space="preserve"> PAGEREF _Toc234603508 \h </w:instrText>
              <w:fldChar w:fldCharType="separate"/>
              <w:t>7</w:t>
              <w:fldChar w:fldCharType="end"/>
            </w:r>
          </w:hyperlink>
        </w:p>
        <w:p w14:paraId="1CC253D0" w14:textId="1A80403E"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09" w:history="1">
            <w:r>
              <w:rPr>
                <w:rStyle w:val="a5"/>
                <w:noProof/>
              </w:rPr>
              <w:t>2.2 三層BOMとK-BOM</w:t>
            </w:r>
            <w:r>
              <w:rPr>
                <w:noProof/>
              </w:rPr>
              <w:tab/>
              <w:fldChar w:fldCharType="begin"/>
              <w:instrText xml:space="preserve"> PAGEREF _Toc234603509 \h </w:instrText>
              <w:fldChar w:fldCharType="separate"/>
              <w:t>7</w:t>
              <w:fldChar w:fldCharType="end"/>
            </w:r>
          </w:hyperlink>
        </w:p>
        <w:p w14:paraId="66160C71" w14:textId="77EEE6C9"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0" w:history="1">
            <w:r>
              <w:rPr>
                <w:rStyle w:val="a5"/>
                <w:noProof/>
              </w:rPr>
              <w:t>2.3 工程と測定器具</w:t>
            </w:r>
            <w:r>
              <w:rPr>
                <w:noProof/>
              </w:rPr>
              <w:tab/>
              <w:fldChar w:fldCharType="begin"/>
              <w:instrText xml:space="preserve"> PAGEREF _Toc234603510 \h </w:instrText>
              <w:fldChar w:fldCharType="separate"/>
              <w:t>8</w:t>
              <w:fldChar w:fldCharType="end"/>
            </w:r>
          </w:hyperlink>
        </w:p>
        <w:p w14:paraId="76E8443F" w14:textId="012DDE53"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1" w:history="1">
            <w:r>
              <w:rPr>
                <w:rStyle w:val="a5"/>
                <w:noProof/>
              </w:rPr>
              <w:t>2.4 操作的定義</w:t>
            </w:r>
            <w:r>
              <w:rPr>
                <w:noProof/>
              </w:rPr>
              <w:tab/>
              <w:fldChar w:fldCharType="begin"/>
              <w:instrText xml:space="preserve"> PAGEREF _Toc234603511 \h </w:instrText>
              <w:fldChar w:fldCharType="separate"/>
              <w:t>8</w:t>
              <w:fldChar w:fldCharType="end"/>
            </w:r>
          </w:hyperlink>
        </w:p>
        <w:p w14:paraId="478F0A57" w14:textId="1B0B8F89"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12" w:history="1">
            <w:r>
              <w:rPr>
                <w:rStyle w:val="a5"/>
                <w:noProof/>
              </w:rPr>
              <w:t>3. 研究方法</w:t>
            </w:r>
            <w:r>
              <w:rPr>
                <w:noProof/>
              </w:rPr>
              <w:tab/>
              <w:fldChar w:fldCharType="begin"/>
              <w:instrText xml:space="preserve"> PAGEREF _Toc234603512 \h </w:instrText>
              <w:fldChar w:fldCharType="separate"/>
              <w:t>9</w:t>
              <w:fldChar w:fldCharType="end"/>
            </w:r>
          </w:hyperlink>
        </w:p>
        <w:p w14:paraId="558C8358" w14:textId="5A463BEB"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3" w:history="1">
            <w:r>
              <w:rPr>
                <w:rStyle w:val="a5"/>
                <w:noProof/>
              </w:rPr>
              <w:t>3.1 アクションリサーチ</w:t>
            </w:r>
            <w:r>
              <w:rPr>
                <w:noProof/>
              </w:rPr>
              <w:tab/>
              <w:fldChar w:fldCharType="begin"/>
              <w:instrText xml:space="preserve"> PAGEREF _Toc234603513 \h </w:instrText>
              <w:fldChar w:fldCharType="separate"/>
              <w:t>9</w:t>
              <w:fldChar w:fldCharType="end"/>
            </w:r>
          </w:hyperlink>
        </w:p>
        <w:p w14:paraId="0A97BBB6" w14:textId="6242358F"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4" w:history="1">
            <w:r>
              <w:rPr>
                <w:rStyle w:val="a5"/>
                <w:noProof/>
              </w:rPr>
              <w:t>3.2 ずるの分類学</w:t>
            </w:r>
            <w:r>
              <w:rPr>
                <w:noProof/>
              </w:rPr>
              <w:tab/>
              <w:fldChar w:fldCharType="begin"/>
              <w:instrText xml:space="preserve"> PAGEREF _Toc234603514 \h </w:instrText>
              <w:fldChar w:fldCharType="separate"/>
              <w:t>9</w:t>
              <w:fldChar w:fldCharType="end"/>
            </w:r>
          </w:hyperlink>
        </w:p>
        <w:p w14:paraId="7A08E871" w14:textId="1F623DC4"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5" w:history="1">
            <w:r>
              <w:rPr>
                <w:rStyle w:val="a5"/>
                <w:noProof/>
              </w:rPr>
              <w:t>3.3 差分帰属の3分類と記述規律</w:t>
            </w:r>
            <w:r>
              <w:rPr>
                <w:noProof/>
              </w:rPr>
              <w:tab/>
              <w:fldChar w:fldCharType="begin"/>
              <w:instrText xml:space="preserve"> PAGEREF _Toc234603515 \h </w:instrText>
              <w:fldChar w:fldCharType="separate"/>
              <w:t>9</w:t>
              <w:fldChar w:fldCharType="end"/>
            </w:r>
          </w:hyperlink>
        </w:p>
        <w:p w14:paraId="42CA2126" w14:textId="65C7D992"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6" w:history="1">
            <w:r>
              <w:rPr>
                <w:rStyle w:val="a5"/>
                <w:noProof/>
              </w:rPr>
              <w:t>3.4 検査器側のずる対策(4段)</w:t>
            </w:r>
            <w:r>
              <w:rPr>
                <w:noProof/>
              </w:rPr>
              <w:tab/>
              <w:fldChar w:fldCharType="begin"/>
              <w:instrText xml:space="preserve"> PAGEREF _Toc234603516 \h </w:instrText>
              <w:fldChar w:fldCharType="separate"/>
              <w:t>10</w:t>
              <w:fldChar w:fldCharType="end"/>
            </w:r>
          </w:hyperlink>
        </w:p>
        <w:p w14:paraId="5F66906F" w14:textId="7EA28D13"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7" w:history="1">
            <w:r>
              <w:rPr>
                <w:rStyle w:val="a5"/>
                <w:noProof/>
              </w:rPr>
              <w:t>3.5 実験プロトコルの順序とRQ対応</w:t>
            </w:r>
            <w:r>
              <w:rPr>
                <w:noProof/>
              </w:rPr>
              <w:tab/>
              <w:fldChar w:fldCharType="begin"/>
              <w:instrText xml:space="preserve"> PAGEREF _Toc234603517 \h </w:instrText>
              <w:fldChar w:fldCharType="separate"/>
              <w:t>10</w:t>
              <w:fldChar w:fldCharType="end"/>
            </w:r>
          </w:hyperlink>
        </w:p>
        <w:p w14:paraId="7CBFE629" w14:textId="6ADF7D48"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18" w:history="1">
            <w:r>
              <w:rPr>
                <w:rStyle w:val="a5"/>
                <w:noProof/>
              </w:rPr>
              <w:t>4. 実験I: リバース系列 ― 既存アプリの再実装(Loop 1〜7)</w:t>
            </w:r>
            <w:r>
              <w:rPr>
                <w:noProof/>
              </w:rPr>
              <w:tab/>
              <w:fldChar w:fldCharType="begin"/>
              <w:instrText xml:space="preserve"> PAGEREF _Toc234603518 \h </w:instrText>
              <w:fldChar w:fldCharType="separate"/>
              <w:t>12</w:t>
              <w:fldChar w:fldCharType="end"/>
            </w:r>
          </w:hyperlink>
        </w:p>
        <w:p w14:paraId="68EDAC0D" w14:textId="21FC761B"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19" w:history="1">
            <w:r>
              <w:rPr>
                <w:rStyle w:val="a5"/>
                <w:noProof/>
              </w:rPr>
              <w:t>4.1 ずる台帳(12件)</w:t>
            </w:r>
            <w:r>
              <w:rPr>
                <w:noProof/>
              </w:rPr>
              <w:tab/>
              <w:fldChar w:fldCharType="begin"/>
              <w:instrText xml:space="preserve"> PAGEREF _Toc234603519 \h </w:instrText>
              <w:fldChar w:fldCharType="separate"/>
              <w:t>12</w:t>
              <w:fldChar w:fldCharType="end"/>
            </w:r>
          </w:hyperlink>
        </w:p>
        <w:p w14:paraId="00EE63FD" w14:textId="0B534EDF"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20" w:history="1">
            <w:r>
              <w:rPr>
                <w:rStyle w:val="a5"/>
                <w:noProof/>
              </w:rPr>
              <w:t>4.2 中心的発見 ― 核と表面の観測命題</w:t>
            </w:r>
            <w:r>
              <w:rPr>
                <w:noProof/>
              </w:rPr>
              <w:tab/>
              <w:fldChar w:fldCharType="begin"/>
              <w:instrText xml:space="preserve"> PAGEREF _Toc234603520 \h </w:instrText>
              <w:fldChar w:fldCharType="separate"/>
              <w:t>13</w:t>
              <w:fldChar w:fldCharType="end"/>
            </w:r>
          </w:hyperlink>
        </w:p>
        <w:p w14:paraId="547E9EA6" w14:textId="6CFED24D"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21" w:history="1">
            <w:r>
              <w:rPr>
                <w:rStyle w:val="a5"/>
                <w:noProof/>
              </w:rPr>
              <w:t>5. 実験II: ドメイン横断の概念的再現(ドメイン数 N=3)</w:t>
            </w:r>
            <w:r>
              <w:rPr>
                <w:noProof/>
              </w:rPr>
              <w:tab/>
              <w:fldChar w:fldCharType="begin"/>
              <w:instrText xml:space="preserve"> PAGEREF _Toc234603521 \h </w:instrText>
              <w:fldChar w:fldCharType="separate"/>
              <w:t>14</w:t>
              <w:fldChar w:fldCharType="end"/>
            </w:r>
          </w:hyperlink>
        </w:p>
        <w:p w14:paraId="189939EC" w14:textId="7743BA5F"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22" w:history="1">
            <w:r>
              <w:rPr>
                <w:rStyle w:val="a5"/>
                <w:noProof/>
              </w:rPr>
              <w:t>6. 実験III: フォワード・モード ― 原版なしの新規開発と変更管理</w:t>
            </w:r>
            <w:r>
              <w:rPr>
                <w:noProof/>
              </w:rPr>
              <w:tab/>
              <w:fldChar w:fldCharType="begin"/>
              <w:instrText xml:space="preserve"> PAGEREF _Toc234603522 \h </w:instrText>
              <w:fldChar w:fldCharType="separate"/>
              <w:t>15</w:t>
              <w:fldChar w:fldCharType="end"/>
            </w:r>
          </w:hyperlink>
        </w:p>
        <w:p w14:paraId="494FDC17" w14:textId="69433680"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23" w:history="1">
            <w:r>
              <w:rPr>
                <w:rStyle w:val="a5"/>
                <w:noProof/>
              </w:rPr>
              <w:t>7. 実験IV: 自己適用 ― 検査器自体をBomDDで製造する</w:t>
            </w:r>
            <w:r>
              <w:rPr>
                <w:noProof/>
              </w:rPr>
              <w:tab/>
              <w:fldChar w:fldCharType="begin"/>
              <w:instrText xml:space="preserve"> PAGEREF _Toc234603523 \h </w:instrText>
              <w:fldChar w:fldCharType="separate"/>
              <w:t>17</w:t>
              <w:fldChar w:fldCharType="end"/>
            </w:r>
          </w:hyperlink>
        </w:p>
        <w:p w14:paraId="17BB3187" w14:textId="46989D61"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24" w:history="1">
            <w:r>
              <w:rPr>
                <w:rStyle w:val="a5"/>
                <w:noProof/>
              </w:rPr>
              <w:t>8. 実験V: 規模の壁 ― 影響分析の遡及採点(scale-01/02)</w:t>
            </w:r>
            <w:r>
              <w:rPr>
                <w:noProof/>
              </w:rPr>
              <w:tab/>
              <w:fldChar w:fldCharType="begin"/>
              <w:instrText xml:space="preserve"> PAGEREF _Toc234603524 \h </w:instrText>
              <w:fldChar w:fldCharType="separate"/>
              <w:t>18</w:t>
              <w:fldChar w:fldCharType="end"/>
            </w:r>
          </w:hyperlink>
        </w:p>
        <w:p w14:paraId="0367D35A" w14:textId="420C45F4"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25" w:history="1">
            <w:r>
              <w:rPr>
                <w:rStyle w:val="a5"/>
                <w:noProof/>
              </w:rPr>
              <w:t>8.1 遡及採点 ― 壁の実像はハブへの写像集中</w:t>
            </w:r>
            <w:r>
              <w:rPr>
                <w:noProof/>
              </w:rPr>
              <w:tab/>
              <w:fldChar w:fldCharType="begin"/>
              <w:instrText xml:space="preserve"> PAGEREF _Toc234603525 \h </w:instrText>
              <w:fldChar w:fldCharType="separate"/>
              <w:t>18</w:t>
              <w:fldChar w:fldCharType="end"/>
            </w:r>
          </w:hyperlink>
        </w:p>
        <w:p w14:paraId="4123C5DD" w14:textId="3875E2F1"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26" w:history="1">
            <w:r>
              <w:rPr>
                <w:rStyle w:val="a5"/>
                <w:noProof/>
              </w:rPr>
              <w:t>8.2 対策レジーム下の前向き検証(scale-02)</w:t>
            </w:r>
            <w:r>
              <w:rPr>
                <w:noProof/>
              </w:rPr>
              <w:tab/>
              <w:fldChar w:fldCharType="begin"/>
              <w:instrText xml:space="preserve"> PAGEREF _Toc234603526 \h </w:instrText>
              <w:fldChar w:fldCharType="separate"/>
              <w:t>18</w:t>
              <w:fldChar w:fldCharType="end"/>
            </w:r>
          </w:hyperlink>
        </w:p>
        <w:p w14:paraId="146A8289" w14:textId="39209036"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27" w:history="1">
            <w:r>
              <w:rPr>
                <w:rStyle w:val="a5"/>
                <w:noProof/>
              </w:rPr>
              <w:t>9. 実験VI: UI-CAD ― UI製造の脱職人芸</w:t>
            </w:r>
            <w:r>
              <w:rPr>
                <w:noProof/>
              </w:rPr>
              <w:tab/>
              <w:fldChar w:fldCharType="begin"/>
              <w:instrText xml:space="preserve"> PAGEREF _Toc234603527 \h </w:instrText>
              <w:fldChar w:fldCharType="separate"/>
              <w:t>20</w:t>
              <w:fldChar w:fldCharType="end"/>
            </w:r>
          </w:hyperlink>
        </w:p>
        <w:p w14:paraId="551E6DAD" w14:textId="601C514C"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28" w:history="1">
            <w:r>
              <w:rPr>
                <w:rStyle w:val="a5"/>
                <w:noProof/>
              </w:rPr>
              <w:t>10. 実験VII: 既存資産への適用 ― stage-0健診とhub-first移行</w:t>
            </w:r>
            <w:r>
              <w:rPr>
                <w:noProof/>
              </w:rPr>
              <w:tab/>
              <w:fldChar w:fldCharType="begin"/>
              <w:instrText xml:space="preserve"> PAGEREF _Toc234603528 \h </w:instrText>
              <w:fldChar w:fldCharType="separate"/>
              <w:t>21</w:t>
              <w:fldChar w:fldCharType="end"/>
            </w:r>
          </w:hyperlink>
        </w:p>
        <w:p w14:paraId="0B6270A0" w14:textId="5CF6A1ED"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29" w:history="1">
            <w:r>
              <w:rPr>
                <w:rStyle w:val="a5"/>
                <w:noProof/>
              </w:rPr>
              <w:t>11. 実験VIII: AI実行主体への工程転移 ― 説明者なしで方法論は運転できるか(transfer-01〜03)</w:t>
            </w:r>
            <w:r>
              <w:rPr>
                <w:noProof/>
              </w:rPr>
              <w:tab/>
              <w:fldChar w:fldCharType="begin"/>
              <w:instrText xml:space="preserve"> PAGEREF _Toc234603529 \h </w:instrText>
              <w:fldChar w:fldCharType="separate"/>
              <w:t>23</w:t>
              <w:fldChar w:fldCharType="end"/>
            </w:r>
          </w:hyperlink>
        </w:p>
        <w:p w14:paraId="5A875761" w14:textId="5C14AF38"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0" w:history="1">
            <w:r>
              <w:rPr>
                <w:rStyle w:val="a5"/>
                <w:noProof/>
              </w:rPr>
              <w:t>11.1 測定設計 ― 転移テストの装置</w:t>
            </w:r>
            <w:r>
              <w:rPr>
                <w:noProof/>
              </w:rPr>
              <w:tab/>
              <w:fldChar w:fldCharType="begin"/>
              <w:instrText xml:space="preserve"> PAGEREF _Toc234603530 \h </w:instrText>
              <w:fldChar w:fldCharType="separate"/>
              <w:t>23</w:t>
              <w:fldChar w:fldCharType="end"/>
            </w:r>
          </w:hyperlink>
        </w:p>
        <w:p w14:paraId="1530195B" w14:textId="3D473489"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1" w:history="1">
            <w:r>
              <w:rPr>
                <w:rStyle w:val="a5"/>
                <w:noProof/>
              </w:rPr>
              <w:t>11.2 結果 ― 三点対比</w:t>
            </w:r>
            <w:r>
              <w:rPr>
                <w:noProof/>
              </w:rPr>
              <w:tab/>
              <w:fldChar w:fldCharType="begin"/>
              <w:instrText xml:space="preserve"> PAGEREF _Toc234603531 \h </w:instrText>
              <w:fldChar w:fldCharType="separate"/>
              <w:t>23</w:t>
              <w:fldChar w:fldCharType="end"/>
            </w:r>
          </w:hyperlink>
        </w:p>
        <w:p w14:paraId="714967DC" w14:textId="67186AC5"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2" w:history="1">
            <w:r>
              <w:rPr>
                <w:rStyle w:val="a5"/>
                <w:noProof/>
              </w:rPr>
              <w:t>11.3 中心的発見</w:t>
            </w:r>
            <w:r>
              <w:rPr>
                <w:noProof/>
              </w:rPr>
              <w:tab/>
              <w:fldChar w:fldCharType="begin"/>
              <w:instrText xml:space="preserve"> PAGEREF _Toc234603532 \h </w:instrText>
              <w:fldChar w:fldCharType="separate"/>
              <w:t>24</w:t>
              <w:fldChar w:fldCharType="end"/>
            </w:r>
          </w:hyperlink>
        </w:p>
        <w:p w14:paraId="28225EC8" w14:textId="555AFE2C"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3" w:history="1">
            <w:r>
              <w:rPr>
                <w:rStyle w:val="a5"/>
                <w:noProof/>
              </w:rPr>
              <w:t>11.4 工数の観測と測定系規律</w:t>
            </w:r>
            <w:r>
              <w:rPr>
                <w:noProof/>
              </w:rPr>
              <w:tab/>
              <w:fldChar w:fldCharType="begin"/>
              <w:instrText xml:space="preserve"> PAGEREF _Toc234603533 \h </w:instrText>
              <w:fldChar w:fldCharType="separate"/>
              <w:t>24</w:t>
              <w:fldChar w:fldCharType="end"/>
            </w:r>
          </w:hyperlink>
        </w:p>
        <w:p w14:paraId="499ADBDF" w14:textId="09139EA7"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4" w:history="1">
            <w:r>
              <w:rPr>
                <w:rStyle w:val="a5"/>
                <w:noProof/>
              </w:rPr>
              <w:t>11.5 限界</w:t>
            </w:r>
            <w:r>
              <w:rPr>
                <w:noProof/>
              </w:rPr>
              <w:tab/>
              <w:fldChar w:fldCharType="begin"/>
              <w:instrText xml:space="preserve"> PAGEREF _Toc234603534 \h </w:instrText>
              <w:fldChar w:fldCharType="separate"/>
              <w:t>25</w:t>
              <w:fldChar w:fldCharType="end"/>
            </w:r>
          </w:hyperlink>
        </w:p>
        <w:p w14:paraId="54F1E336" w14:textId="12165E98"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35" w:history="1">
            <w:r>
              <w:rPr>
                <w:rStyle w:val="a5"/>
                <w:noProof/>
              </w:rPr>
              <w:t>12. 横断的発見 ― 観測命題の統合</w:t>
            </w:r>
            <w:r>
              <w:rPr>
                <w:noProof/>
              </w:rPr>
              <w:tab/>
              <w:fldChar w:fldCharType="begin"/>
              <w:instrText xml:space="preserve"> PAGEREF _Toc234603535 \h </w:instrText>
              <w:fldChar w:fldCharType="separate"/>
              <w:t>26</w:t>
              <w:fldChar w:fldCharType="end"/>
            </w:r>
          </w:hyperlink>
        </w:p>
        <w:p w14:paraId="5EA6695B" w14:textId="17C5B42E"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6" w:history="1">
            <w:r>
              <w:rPr>
                <w:rStyle w:val="a5"/>
                <w:noProof/>
              </w:rPr>
              <w:t>12.1 観測命題</w:t>
            </w:r>
            <w:r>
              <w:rPr>
                <w:noProof/>
              </w:rPr>
              <w:tab/>
              <w:fldChar w:fldCharType="begin"/>
              <w:instrText xml:space="preserve"> PAGEREF _Toc234603536 \h </w:instrText>
              <w:fldChar w:fldCharType="separate"/>
              <w:t>26</w:t>
              <w:fldChar w:fldCharType="end"/>
            </w:r>
          </w:hyperlink>
        </w:p>
        <w:p w14:paraId="3124A0A0" w14:textId="45B2912E"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7" w:history="1">
            <w:r>
              <w:rPr>
                <w:rStyle w:val="a5"/>
                <w:noProof/>
              </w:rPr>
              <w:t>12.2 ベースラインと機構対比(within-case contrast)</w:t>
            </w:r>
            <w:r>
              <w:rPr>
                <w:noProof/>
              </w:rPr>
              <w:tab/>
              <w:fldChar w:fldCharType="begin"/>
              <w:instrText xml:space="preserve"> PAGEREF _Toc234603537 \h </w:instrText>
              <w:fldChar w:fldCharType="separate"/>
              <w:t>27</w:t>
              <w:fldChar w:fldCharType="end"/>
            </w:r>
          </w:hyperlink>
        </w:p>
        <w:p w14:paraId="6532E86C" w14:textId="1B13A54C"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38" w:history="1">
            <w:r>
              <w:rPr>
                <w:rStyle w:val="a5"/>
                <w:noProof/>
              </w:rPr>
              <w:t>13. 妥当性への脅威</w:t>
            </w:r>
            <w:r>
              <w:rPr>
                <w:noProof/>
              </w:rPr>
              <w:tab/>
              <w:fldChar w:fldCharType="begin"/>
              <w:instrText xml:space="preserve"> PAGEREF _Toc234603538 \h </w:instrText>
              <w:fldChar w:fldCharType="separate"/>
              <w:t>28</w:t>
              <w:fldChar w:fldCharType="end"/>
            </w:r>
          </w:hyperlink>
        </w:p>
        <w:p w14:paraId="6D0B7051" w14:textId="650D7EF0"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39" w:history="1">
            <w:r>
              <w:rPr>
                <w:rStyle w:val="a5"/>
                <w:noProof/>
              </w:rPr>
              <w:t>13.1 内的妥当性</w:t>
            </w:r>
            <w:r>
              <w:rPr>
                <w:noProof/>
              </w:rPr>
              <w:tab/>
              <w:fldChar w:fldCharType="begin"/>
              <w:instrText xml:space="preserve"> PAGEREF _Toc234603539 \h </w:instrText>
              <w:fldChar w:fldCharType="separate"/>
              <w:t>28</w:t>
              <w:fldChar w:fldCharType="end"/>
            </w:r>
          </w:hyperlink>
        </w:p>
        <w:p w14:paraId="6AE0C1A5" w14:textId="0CBDDE94"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0" w:history="1">
            <w:r>
              <w:rPr>
                <w:rStyle w:val="a5"/>
                <w:noProof/>
              </w:rPr>
              <w:t>13.2 外的妥当性</w:t>
            </w:r>
            <w:r>
              <w:rPr>
                <w:noProof/>
              </w:rPr>
              <w:tab/>
              <w:fldChar w:fldCharType="begin"/>
              <w:instrText xml:space="preserve"> PAGEREF _Toc234603540 \h </w:instrText>
              <w:fldChar w:fldCharType="separate"/>
              <w:t>28</w:t>
              <w:fldChar w:fldCharType="end"/>
            </w:r>
          </w:hyperlink>
        </w:p>
        <w:p w14:paraId="4B71B846" w14:textId="73523081"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1" w:history="1">
            <w:r>
              <w:rPr>
                <w:rStyle w:val="a5"/>
                <w:noProof/>
              </w:rPr>
              <w:t>13.3 構成概念妥当性</w:t>
            </w:r>
            <w:r>
              <w:rPr>
                <w:noProof/>
              </w:rPr>
              <w:tab/>
              <w:fldChar w:fldCharType="begin"/>
              <w:instrText xml:space="preserve"> PAGEREF _Toc234603541 \h </w:instrText>
              <w:fldChar w:fldCharType="separate"/>
              <w:t>29</w:t>
              <w:fldChar w:fldCharType="end"/>
            </w:r>
          </w:hyperlink>
        </w:p>
        <w:p w14:paraId="64B72D78" w14:textId="49D18107"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42" w:history="1">
            <w:r>
              <w:rPr>
                <w:rStyle w:val="a5"/>
                <w:noProof/>
              </w:rPr>
              <w:t>14. 関連研究と位置づけ</w:t>
            </w:r>
            <w:r>
              <w:rPr>
                <w:noProof/>
              </w:rPr>
              <w:tab/>
              <w:fldChar w:fldCharType="begin"/>
              <w:instrText xml:space="preserve"> PAGEREF _Toc234603542 \h </w:instrText>
              <w:fldChar w:fldCharType="separate"/>
              <w:t>30</w:t>
              <w:fldChar w:fldCharType="end"/>
            </w:r>
          </w:hyperlink>
        </w:p>
        <w:p w14:paraId="62583ED7" w14:textId="613AEA6F"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3" w:history="1">
            <w:r>
              <w:rPr>
                <w:rStyle w:val="a5"/>
                <w:noProof/>
              </w:rPr>
              <w:t>14.1 LLMコード生成・AIソフトウェア工学</w:t>
            </w:r>
            <w:r>
              <w:rPr>
                <w:noProof/>
              </w:rPr>
              <w:tab/>
              <w:fldChar w:fldCharType="begin"/>
              <w:instrText xml:space="preserve"> PAGEREF _Toc234603543 \h </w:instrText>
              <w:fldChar w:fldCharType="separate"/>
              <w:t>30</w:t>
              <w:fldChar w:fldCharType="end"/>
            </w:r>
          </w:hyperlink>
        </w:p>
        <w:p w14:paraId="6E6FADAC" w14:textId="440C2236"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4" w:history="1">
            <w:r>
              <w:rPr>
                <w:rStyle w:val="a5"/>
                <w:noProof/>
              </w:rPr>
              <w:t>14.2 仕様・契約・トレーサビリティ</w:t>
            </w:r>
            <w:r>
              <w:rPr>
                <w:noProof/>
              </w:rPr>
              <w:tab/>
              <w:fldChar w:fldCharType="begin"/>
              <w:instrText xml:space="preserve"> PAGEREF _Toc234603544 \h </w:instrText>
              <w:fldChar w:fldCharType="separate"/>
              <w:t>30</w:t>
              <w:fldChar w:fldCharType="end"/>
            </w:r>
          </w:hyperlink>
        </w:p>
        <w:p w14:paraId="4D668B15" w14:textId="4D09C5B8"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5" w:history="1">
            <w:r>
              <w:rPr>
                <w:rStyle w:val="a5"/>
                <w:noProof/>
              </w:rPr>
              <w:t>14.3 保守・変更管理・技術的負債</w:t>
            </w:r>
            <w:r>
              <w:rPr>
                <w:noProof/>
              </w:rPr>
              <w:tab/>
              <w:fldChar w:fldCharType="begin"/>
              <w:instrText xml:space="preserve"> PAGEREF _Toc234603545 \h </w:instrText>
              <w:fldChar w:fldCharType="separate"/>
              <w:t>31</w:t>
              <w:fldChar w:fldCharType="end"/>
            </w:r>
          </w:hyperlink>
        </w:p>
        <w:p w14:paraId="71F2782C" w14:textId="2953B938"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6" w:history="1">
            <w:r>
              <w:rPr>
                <w:rStyle w:val="a5"/>
                <w:noProof/>
              </w:rPr>
              <w:t>14.4 テストオラクル問題・実証的方法論</w:t>
            </w:r>
            <w:r>
              <w:rPr>
                <w:noProof/>
              </w:rPr>
              <w:tab/>
              <w:fldChar w:fldCharType="begin"/>
              <w:instrText xml:space="preserve"> PAGEREF _Toc234603546 \h </w:instrText>
              <w:fldChar w:fldCharType="separate"/>
              <w:t>31</w:t>
              <w:fldChar w:fldCharType="end"/>
            </w:r>
          </w:hyperlink>
        </w:p>
        <w:p w14:paraId="7DF91E20" w14:textId="5FA76265"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47" w:history="1">
            <w:r>
              <w:rPr>
                <w:rStyle w:val="a5"/>
                <w:noProof/>
              </w:rPr>
              <w:t>15. 実証プロジェクトの提案(産業実証プロトコル)</w:t>
            </w:r>
            <w:r>
              <w:rPr>
                <w:noProof/>
              </w:rPr>
              <w:tab/>
              <w:fldChar w:fldCharType="begin"/>
              <w:instrText xml:space="preserve"> PAGEREF _Toc234603547 \h </w:instrText>
              <w:fldChar w:fldCharType="separate"/>
              <w:t>33</w:t>
              <w:fldChar w:fldCharType="end"/>
            </w:r>
          </w:hyperlink>
        </w:p>
        <w:p w14:paraId="5905B26D" w14:textId="6A0BF376"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8" w:history="1">
            <w:r>
              <w:rPr>
                <w:rStyle w:val="a5"/>
                <w:noProof/>
              </w:rPr>
              <w:t>15.1 目的と検証仮説</w:t>
            </w:r>
            <w:r>
              <w:rPr>
                <w:noProof/>
              </w:rPr>
              <w:tab/>
              <w:fldChar w:fldCharType="begin"/>
              <w:instrText xml:space="preserve"> PAGEREF _Toc234603548 \h </w:instrText>
              <w:fldChar w:fldCharType="separate"/>
              <w:t>33</w:t>
              <w:fldChar w:fldCharType="end"/>
            </w:r>
          </w:hyperlink>
        </w:p>
        <w:p w14:paraId="4A9AE2BA" w14:textId="62742AB0"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49" w:history="1">
            <w:r>
              <w:rPr>
                <w:rStyle w:val="a5"/>
                <w:noProof/>
              </w:rPr>
              <w:t>15.2 フェーズ設計</w:t>
            </w:r>
            <w:r>
              <w:rPr>
                <w:noProof/>
              </w:rPr>
              <w:tab/>
              <w:fldChar w:fldCharType="begin"/>
              <w:instrText xml:space="preserve"> PAGEREF _Toc234603549 \h </w:instrText>
              <w:fldChar w:fldCharType="separate"/>
              <w:t>33</w:t>
              <w:fldChar w:fldCharType="end"/>
            </w:r>
          </w:hyperlink>
        </w:p>
        <w:p w14:paraId="32F8DF53" w14:textId="349B0A7D"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50" w:history="1">
            <w:r>
              <w:rPr>
                <w:rStyle w:val="a5"/>
                <w:noProof/>
              </w:rPr>
              <w:t>15.3 測定指標(KPI)</w:t>
            </w:r>
            <w:r>
              <w:rPr>
                <w:noProof/>
              </w:rPr>
              <w:tab/>
              <w:fldChar w:fldCharType="begin"/>
              <w:instrText xml:space="preserve"> PAGEREF _Toc234603550 \h </w:instrText>
              <w:fldChar w:fldCharType="separate"/>
              <w:t>34</w:t>
              <w:fldChar w:fldCharType="end"/>
            </w:r>
          </w:hyperlink>
        </w:p>
        <w:p w14:paraId="109C4042" w14:textId="5C242DF4"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51" w:history="1">
            <w:r>
              <w:rPr>
                <w:rStyle w:val="a5"/>
                <w:noProof/>
              </w:rPr>
              <w:t>15.4 体制と費用項目</w:t>
            </w:r>
            <w:r>
              <w:rPr>
                <w:noProof/>
              </w:rPr>
              <w:tab/>
              <w:fldChar w:fldCharType="begin"/>
              <w:instrText xml:space="preserve"> PAGEREF _Toc234603551 \h </w:instrText>
              <w:fldChar w:fldCharType="separate"/>
              <w:t>35</w:t>
              <w:fldChar w:fldCharType="end"/>
            </w:r>
          </w:hyperlink>
        </w:p>
        <w:p w14:paraId="5559D3EE" w14:textId="71DC7DF3" w:rsidR="00563B4D" w:rsidRDefault="00563B4D">
          <w:pPr>
            <w:pStyle w:val="20"/>
            <w:tabs>
              <w:tab w:val="right" w:leader="dot" w:pos="9016"/>
            </w:tabs>
            <w:rPr>
              <w:rFonts w:asciiTheme="minorHAnsi" w:eastAsiaTheme="minorEastAsia" w:hAnsiTheme="minorHAnsi" w:cstheme="minorBidi"/>
              <w:noProof/>
              <w:kern w:val="2"/>
              <w:szCs w:val="24"/>
              <w14:ligatures w14:val="standardContextual"/>
            </w:rPr>
          </w:pPr>
          <w:hyperlink w:anchor="_Toc234603552" w:history="1">
            <w:r>
              <w:rPr>
                <w:rStyle w:val="a5"/>
                <w:noProof/>
              </w:rPr>
              <w:t>15.5 リスクと軽減策</w:t>
            </w:r>
            <w:r>
              <w:rPr>
                <w:noProof/>
              </w:rPr>
              <w:tab/>
              <w:fldChar w:fldCharType="begin"/>
              <w:instrText xml:space="preserve"> PAGEREF _Toc234603552 \h </w:instrText>
              <w:fldChar w:fldCharType="separate"/>
              <w:t>35</w:t>
              <w:fldChar w:fldCharType="end"/>
            </w:r>
          </w:hyperlink>
        </w:p>
        <w:p w14:paraId="722434E3" w14:textId="40280A9B"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53" w:history="1">
            <w:r>
              <w:rPr>
                <w:rStyle w:val="a5"/>
                <w:noProof/>
              </w:rPr>
              <w:t>16. おわりに</w:t>
            </w:r>
            <w:r>
              <w:rPr>
                <w:noProof/>
              </w:rPr>
              <w:tab/>
              <w:fldChar w:fldCharType="begin"/>
              <w:instrText xml:space="preserve"> PAGEREF _Toc234603553 \h </w:instrText>
              <w:fldChar w:fldCharType="separate"/>
              <w:t>36</w:t>
              <w:fldChar w:fldCharType="end"/>
            </w:r>
          </w:hyperlink>
        </w:p>
        <w:p w14:paraId="720DEA17" w14:textId="3933A7BE"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54" w:history="1">
            <w:r>
              <w:rPr>
                <w:rStyle w:val="a5"/>
                <w:noProof/>
              </w:rPr>
              <w:t>参考文献</w:t>
            </w:r>
            <w:r>
              <w:rPr>
                <w:noProof/>
              </w:rPr>
              <w:tab/>
              <w:fldChar w:fldCharType="begin"/>
              <w:instrText xml:space="preserve"> PAGEREF _Toc234603554 \h </w:instrText>
              <w:fldChar w:fldCharType="separate"/>
              <w:t>37</w:t>
              <w:fldChar w:fldCharType="end"/>
            </w:r>
          </w:hyperlink>
        </w:p>
        <w:p w14:paraId="1ADA577D" w14:textId="3DF9D2B1"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55" w:history="1">
            <w:r>
              <w:rPr>
                <w:rStyle w:val="a5"/>
                <w:noProof/>
              </w:rPr>
              <w:t>付録A: 証拠リポジトリ一覧と再現性の階層</w:t>
            </w:r>
            <w:r>
              <w:rPr>
                <w:noProof/>
              </w:rPr>
              <w:tab/>
              <w:fldChar w:fldCharType="begin"/>
              <w:instrText xml:space="preserve"> PAGEREF _Toc234603555 \h </w:instrText>
              <w:fldChar w:fldCharType="separate"/>
              <w:t>39</w:t>
              <w:fldChar w:fldCharType="end"/>
            </w:r>
          </w:hyperlink>
        </w:p>
        <w:p w14:paraId="455B15E0" w14:textId="19E98092"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56" w:history="1">
            <w:r>
              <w:rPr>
                <w:rStyle w:val="a5"/>
                <w:noProof/>
              </w:rPr>
              <w:t>付録B: 用語集</w:t>
            </w:r>
            <w:r>
              <w:rPr>
                <w:noProof/>
              </w:rPr>
              <w:tab/>
              <w:fldChar w:fldCharType="begin"/>
              <w:instrText xml:space="preserve"> PAGEREF _Toc234603556 \h </w:instrText>
              <w:fldChar w:fldCharType="separate"/>
              <w:t>41</w:t>
              <w:fldChar w:fldCharType="end"/>
            </w:r>
          </w:hyperlink>
        </w:p>
        <w:p w14:paraId="52630672" w14:textId="53EB4438" w:rsidR="00563B4D" w:rsidRDefault="00563B4D">
          <w:pPr>
            <w:pStyle w:val="11"/>
            <w:tabs>
              <w:tab w:val="right" w:leader="dot" w:pos="9016"/>
            </w:tabs>
            <w:rPr>
              <w:rFonts w:asciiTheme="minorHAnsi" w:eastAsiaTheme="minorEastAsia" w:hAnsiTheme="minorHAnsi" w:cstheme="minorBidi"/>
              <w:noProof/>
              <w:kern w:val="2"/>
              <w:szCs w:val="24"/>
              <w14:ligatures w14:val="standardContextual"/>
            </w:rPr>
          </w:pPr>
          <w:hyperlink w:anchor="_Toc234603557" w:history="1">
            <w:r>
              <w:rPr>
                <w:rStyle w:val="a5"/>
                <w:noProof/>
              </w:rPr>
              <w:t>付録C: 研究資産一覧と転移実験の因子・裁定集計</w:t>
            </w:r>
            <w:r>
              <w:rPr>
                <w:noProof/>
              </w:rPr>
              <w:tab/>
              <w:fldChar w:fldCharType="begin"/>
              <w:instrText xml:space="preserve"> PAGEREF _Toc234603557 \h </w:instrText>
              <w:fldChar w:fldCharType="separate"/>
              <w:t>41</w:t>
              <w:fldChar w:fldCharType="end"/>
            </w:r>
          </w:hyperlink>
        </w:p>
        <w:p w14:paraId="43119E74" w14:textId="3BFB159C" w:rsidR="00F26E2E" w:rsidRDefault="00B870A1">
          <w:r>
            <w:fldChar w:fldCharType="end"/>
          </w:r>
        </w:p>
      </w:sdtContent>
    </w:sdt>
    <w:p w14:paraId="15F8983E" w14:textId="77777777" w:rsidR="00F26E2E" w:rsidRDefault="00B870A1">
      <w:pPr>
        <w:pStyle w:val="1"/>
        <w:pageBreakBefore/>
      </w:pPr>
      <w:bookmarkStart w:id="2" w:name="_Toc234603502"/>
      <w:r>
        <w:lastRenderedPageBreak/>
        <w:t>1. はじめに</w:t>
      </w:r>
      <w:bookmarkEnd w:id="2"/>
    </w:p>
    <w:p w14:paraId="7CF53CAA" w14:textId="77777777" w:rsidR="00F26E2E" w:rsidRDefault="00B870A1">
      <w:pPr>
        <w:pStyle w:val="2"/>
      </w:pPr>
      <w:bookmarkStart w:id="3" w:name="_Toc234603503"/>
      <w:r>
        <w:t>1.1 背景</w:t>
      </w:r>
      <w:bookmarkEnd w:id="3"/>
    </w:p>
    <w:p w14:paraId="67254429" w14:textId="77777777" w:rsidR="00F26E2E" w:rsidRDefault="00B870A1">
      <w:pPr>
        <w:spacing w:after="120" w:line="300" w:lineRule="auto"/>
        <w:jc w:val="both"/>
      </w:pPr>
      <w:r>
        <w:t>LLMによるコード生成は、単発のコード片の生成において高い実用性を示しており、開発現場への浸透が進んでいる。しかし現状の利用形態は「人間が都度プロンプトを書き、出力を目視で確認する」という点で、産業革命以前の家内制手工業に近い。生成は速くなったが、次の3点は依然として個人の技能に依存している。第一に、生成物が仕様に適合していることの保証(テストが緑であることと仕様適合は同義でない)。第二に、変更時の影響範囲の特定と回帰の防止。第三に、外部依存(ライブラリ・外部ツール・デザイン)の劣化に対する保守判断である。</w:t>
      </w:r>
    </w:p>
    <w:p w14:paraId="1BB4C338" w14:textId="49B1C719" w:rsidR="00F26E2E" w:rsidRDefault="00B870A1">
      <w:pPr>
        <w:spacing w:after="120" w:line="300" w:lineRule="auto"/>
        <w:jc w:val="both"/>
      </w:pPr>
      <w:r>
        <w:t>製造業はこれらの問題を、部品表(BOM)・工程設計・検査計画(Control Plan)・故障モード影響解析(FMEA)・技術変更指示(ECO: Engineering Change Order)・製品ライフサイクル管理(PLM)という一連の様式で管理してきた。本研究の出発点は、この様式群がAIコード生成にそのまま移植できるか、という問いである。</w:t>
      </w:r>
    </w:p>
    <w:p w14:paraId="00B20B85" w14:textId="77777777" w:rsidR="00F26E2E" w:rsidRDefault="00B870A1">
      <w:pPr>
        <w:pStyle w:val="2"/>
      </w:pPr>
      <w:bookmarkStart w:id="4" w:name="_Toc234603504"/>
      <w:r>
        <w:t>1.2 問題の定式化 ― 「ずる」という観測量</w:t>
      </w:r>
      <w:bookmarkEnd w:id="4"/>
    </w:p>
    <w:p w14:paraId="4970AE6E" w14:textId="77777777" w:rsidR="00F26E2E" w:rsidRDefault="00B870A1">
      <w:pPr>
        <w:spacing w:after="120" w:line="300" w:lineRule="auto"/>
        <w:jc w:val="both"/>
      </w:pPr>
      <w:r>
        <w:t>AIを製造装置とみなす構想の核心的リスクは、装置が仕様(BOM)に書かれていない判断を自らの暗黙知(言語慣習・ライブラリ慣用・配色直感など)で埋め、それが</w:t>
      </w:r>
      <w:r>
        <w:rPr>
          <w:b/>
          <w:bCs/>
        </w:rPr>
        <w:t>偶然</w:t>
      </w:r>
      <w:r>
        <w:t>設計者の意図と一致してしまうことにある。一致している間は問題が不可視であり、暗黙知が尽きた一点で様式差ではなく機能バグとして顕在化する。本研究ではこの「手法から導けず、従来手法(人間の判断・慣習)で埋めた箇所」を</w:t>
      </w:r>
      <w:r>
        <w:rPr>
          <w:b/>
          <w:bCs/>
        </w:rPr>
        <w:t>ずる(cheat; unjustified fill)</w:t>
      </w:r>
      <w:r>
        <w:t>と定義し、失敗ではなく観測データとして記録した(判定手順と「全数」の意味は第3.2節で操作的に定義する)。ずるの発生位置・分類・対策可能性が、手法の成立範囲を定量的に画定する。</w:t>
      </w:r>
    </w:p>
    <w:p w14:paraId="02E085E3" w14:textId="77777777" w:rsidR="00F26E2E" w:rsidRDefault="00B870A1">
      <w:pPr>
        <w:pStyle w:val="2"/>
      </w:pPr>
      <w:bookmarkStart w:id="5" w:name="_Toc234603505"/>
      <w:r>
        <w:t>1.3 研究質問</w:t>
      </w:r>
      <w:bookmarkEnd w:id="5"/>
    </w:p>
    <w:p w14:paraId="7A7CFED2" w14:textId="7C9542E9" w:rsidR="00F26E2E" w:rsidRDefault="00B870A1">
      <w:pPr>
        <w:spacing w:after="120" w:line="300" w:lineRule="auto"/>
        <w:jc w:val="both"/>
      </w:pPr>
      <w:r>
        <w:t>本研究は次の6つの研究質問(RQ)を扱う。各RQと実験系列・測定量の対応は第3.5節の表に示す。</w:t>
      </w:r>
    </w:p>
    <w:p w14:paraId="2848C8B0" w14:textId="77777777" w:rsidR="00F26E2E" w:rsidRDefault="00B870A1">
      <w:pPr>
        <w:pStyle w:val="a4"/>
        <w:numPr>
          <w:ilvl w:val="0"/>
          <w:numId w:val="2"/>
        </w:numPr>
        <w:spacing w:after="60" w:line="300" w:lineRule="auto"/>
        <w:jc w:val="both"/>
      </w:pPr>
      <w:r>
        <w:rPr>
          <w:b/>
          <w:bCs/>
        </w:rPr>
        <w:t>RQ1(鋳造)</w:t>
      </w:r>
      <w:r>
        <w:t>: BOM/工程のみから、原版非開示のAI製造装置が定義済み受入を手修正なしで通過する成果物を生成できるか。</w:t>
      </w:r>
    </w:p>
    <w:p w14:paraId="0B47BEDD" w14:textId="77777777" w:rsidR="00F26E2E" w:rsidRDefault="00B870A1">
      <w:pPr>
        <w:pStyle w:val="a4"/>
        <w:numPr>
          <w:ilvl w:val="0"/>
          <w:numId w:val="2"/>
        </w:numPr>
        <w:spacing w:after="60" w:line="300" w:lineRule="auto"/>
        <w:jc w:val="both"/>
      </w:pPr>
      <w:r>
        <w:rPr>
          <w:b/>
          <w:bCs/>
        </w:rPr>
        <w:t>RQ2(破れの所在)</w:t>
      </w:r>
      <w:r>
        <w:t xml:space="preserve">: </w:t>
      </w:r>
      <w:del w:id="8901" w:author="Claude" w:date="2026-07-10T00:00:00Z">
        <w:r>
          <w:delText>破れ(ずる)はどの部品(核/表面)・どの知識層に集中するか。</w:delText>
        </w:r>
      </w:del>
      <w:ins w:id="8902" w:author="Claude" w:date="2026-07-10T00:00:00Z">
        <w:r>
          <w:t>観測された未根拠充填の一次発現層(成果物核・成果物表面・BOMメタモデル・工程・オラクル)と原因分類は、どのように分布するか。</w:t>
        </w:r>
      </w:ins>
      <w:r>
        <w:t xml:space="preserve"/>
      </w:r>
    </w:p>
    <w:p w14:paraId="5A71DD3B" w14:textId="77777777" w:rsidR="00F26E2E" w:rsidRDefault="00B870A1">
      <w:pPr>
        <w:pStyle w:val="a4"/>
        <w:numPr>
          <w:ilvl w:val="0"/>
          <w:numId w:val="2"/>
        </w:numPr>
        <w:spacing w:after="60" w:line="300" w:lineRule="auto"/>
        <w:jc w:val="both"/>
      </w:pPr>
      <w:r>
        <w:rPr>
          <w:b/>
          <w:bCs/>
        </w:rPr>
        <w:t>RQ3(変更管理)</w:t>
      </w:r>
      <w:r>
        <w:t>: 変更オーダー(ECO)において、影響分析の精度・回帰・データ移行・不要改変を測定可能にできるか。</w:t>
      </w:r>
    </w:p>
    <w:p w14:paraId="5D40FC12" w14:textId="77777777" w:rsidR="00F26E2E" w:rsidRDefault="00B870A1">
      <w:pPr>
        <w:pStyle w:val="a4"/>
        <w:numPr>
          <w:ilvl w:val="0"/>
          <w:numId w:val="2"/>
        </w:numPr>
        <w:spacing w:after="60" w:line="300" w:lineRule="auto"/>
        <w:jc w:val="both"/>
      </w:pPr>
      <w:r>
        <w:rPr>
          <w:b/>
          <w:bCs/>
        </w:rPr>
        <w:lastRenderedPageBreak/>
        <w:t>RQ4(規模)</w:t>
      </w:r>
      <w:r>
        <w:t>: 部品数十の規模で影響分析はどのように破れ、対策は同一題材で効果を示すか。</w:t>
      </w:r>
    </w:p>
    <w:p w14:paraId="21131E00" w14:textId="0534E839" w:rsidR="00F26E2E" w:rsidRDefault="00B870A1">
      <w:pPr>
        <w:pStyle w:val="a4"/>
        <w:numPr>
          <w:ilvl w:val="0"/>
          <w:numId w:val="2"/>
        </w:numPr>
        <w:spacing w:after="60" w:line="300" w:lineRule="auto"/>
        <w:jc w:val="both"/>
      </w:pPr>
      <w:r>
        <w:rPr>
          <w:b/>
          <w:bCs/>
        </w:rPr>
        <w:t>RQ5(既存資産)</w:t>
      </w:r>
      <w:r>
        <w:t>: BOM未導入の既存リポジトリに対し、導入候補の優先順位と重点移行箇所を導入前に識別できるか。</w:t>
      </w:r>
    </w:p>
    <w:p w14:paraId="6FBCC69C" w14:textId="77777777" w:rsidR="00CB18C8" w:rsidRDefault="00A06A66">
      <w:r>
        <w:t>RQ6(可搬性): 発明者による方法説明または救済なしに、凍結されたplaybook・テンプレート・治具のみから、初見の実行主体が要求獲得からECOクローズまでの工程を運転できるか。</w:t>
      </w:r>
    </w:p>
    <w:p w14:paraId="7572A935" w14:textId="77777777" w:rsidR="00F26E2E" w:rsidRDefault="00B870A1">
      <w:pPr>
        <w:pStyle w:val="2"/>
      </w:pPr>
      <w:bookmarkStart w:id="6" w:name="_Toc234603506"/>
      <w:r>
        <w:t>1.4 本研究の貢献</w:t>
      </w:r>
      <w:bookmarkEnd w:id="6"/>
    </w:p>
    <w:p w14:paraId="4AD253D5" w14:textId="77777777" w:rsidR="00F26E2E" w:rsidRDefault="00B870A1">
      <w:pPr>
        <w:pStyle w:val="a4"/>
        <w:numPr>
          <w:ilvl w:val="0"/>
          <w:numId w:val="2"/>
        </w:numPr>
        <w:spacing w:after="60" w:line="300" w:lineRule="auto"/>
        <w:jc w:val="both"/>
      </w:pPr>
      <w:r>
        <w:rPr>
          <w:b/>
          <w:bCs/>
        </w:rPr>
        <w:t>方法論</w:t>
      </w:r>
      <w:r>
        <w:t>: 三層BOM(E/M/S)+知識部品表(K-BOM)、隔離製造、受入の梯子、変更管理(ECO)を統合した BomDD Method v1 および実践手順書(playbook)・機械可読テンプレート・検査治具一式。</w:t>
      </w:r>
    </w:p>
    <w:p w14:paraId="01E6FCB5" w14:textId="77777777" w:rsidR="00F26E2E" w:rsidRDefault="00B870A1">
      <w:pPr>
        <w:pStyle w:val="a4"/>
        <w:numPr>
          <w:ilvl w:val="0"/>
          <w:numId w:val="2"/>
        </w:numPr>
        <w:spacing w:after="60" w:line="300" w:lineRule="auto"/>
        <w:jc w:val="both"/>
      </w:pPr>
      <w:r>
        <w:rPr>
          <w:b/>
          <w:bCs/>
        </w:rPr>
        <w:t>測定枠組み</w:t>
      </w:r>
      <w:r>
        <w:t>: ずるの分類学(C1〜C6)、差分帰属の3分類(BOM欠落/工場能力/探索的未規定)、影響分析の遡及採点、検査器側ずる対策の4段構成。</w:t>
      </w:r>
    </w:p>
    <w:p w14:paraId="15795591" w14:textId="59BD84AF" w:rsidR="00F26E2E" w:rsidRDefault="00B870A1">
      <w:pPr>
        <w:pStyle w:val="a4"/>
        <w:numPr>
          <w:ilvl w:val="0"/>
          <w:numId w:val="2"/>
        </w:numPr>
        <w:spacing w:after="60" w:line="300" w:lineRule="auto"/>
        <w:jc w:val="both"/>
      </w:pPr>
      <w:r>
        <w:rPr>
          <w:b/>
          <w:bCs/>
        </w:rPr>
        <w:t>実証データ</w:t>
      </w:r>
      <w:r>
        <w:t>: 検証目的ごとに束ねた計12系列 ― (1)リバース再実装(7ループ)、(2)Web API、(3)分散Saga、(4)フォワード開発と変更管理(6 ECO)、(5)検査器の自己適用、(6)規模の遡及測定(scale-01)、(7)対策レジーム下の前向き検証(scale-02)、(8)UI-CAD工程分離、(9)モック検査・モデル感度追補、(10)既存資産適用(stage-0)、(11)AI実行主体への工程転移(transfer-01〜03)、(12)健診の外部妥当性(OSS 3リポジトリ)。全系列の証拠(BOM・オラクル・製造成果物・採点)は公開/ローカルリポジトリにコミット・タグとして固定(再現性の階層は付録A)。</w:t>
      </w:r>
    </w:p>
    <w:p w14:paraId="6AD45CCA" w14:textId="77777777" w:rsidR="00F26E2E" w:rsidRDefault="00B870A1">
      <w:pPr>
        <w:pStyle w:val="a4"/>
        <w:numPr>
          <w:ilvl w:val="0"/>
          <w:numId w:val="2"/>
        </w:numPr>
        <w:spacing w:after="60" w:line="300" w:lineRule="auto"/>
        <w:jc w:val="both"/>
      </w:pPr>
      <w:r>
        <w:rPr>
          <w:b/>
          <w:bCs/>
        </w:rPr>
        <w:t>限界の明示</w:t>
      </w:r>
      <w:r>
        <w:t>: 単一設計者・題材数・同一モデル系列という限界を記述規律として本文に埋め込み、「強く言える主張」と「未検証の主張」を分離した。</w:t>
      </w:r>
    </w:p>
    <w:p w14:paraId="6FF89C4E" w14:textId="33645150" w:rsidR="00F26E2E" w:rsidRDefault="00B870A1">
      <w:pPr>
        <w:pStyle w:val="a4"/>
        <w:numPr>
          <w:ilvl w:val="0"/>
          <w:numId w:val="2"/>
        </w:numPr>
        <w:spacing w:after="60" w:line="300" w:lineRule="auto"/>
        <w:jc w:val="both"/>
      </w:pPr>
      <w:r>
        <w:rPr>
          <w:b/>
          <w:bCs/>
        </w:rPr>
        <w:t>実証プロジェクト計画</w:t>
      </w:r>
      <w:r>
        <w:t>: 第三者環境での外部妥当性検証を目的とする3段階の社内実証計画(第15章)。</w:t>
      </w:r>
    </w:p>
    <w:p w14:paraId="2F913DF8" w14:textId="77777777" w:rsidR="00F26E2E" w:rsidRDefault="00B870A1">
      <w:pPr>
        <w:pStyle w:val="1"/>
        <w:pageBreakBefore/>
      </w:pPr>
      <w:bookmarkStart w:id="7" w:name="_Toc234603507"/>
      <w:r>
        <w:lastRenderedPageBreak/>
        <w:t>2. 提案手法 ― BomDD の概念と用語</w:t>
      </w:r>
      <w:bookmarkEnd w:id="7"/>
    </w:p>
    <w:p w14:paraId="720320A4" w14:textId="77777777" w:rsidR="00F26E2E" w:rsidRDefault="00B870A1">
      <w:pPr>
        <w:pStyle w:val="2"/>
      </w:pPr>
      <w:bookmarkStart w:id="8" w:name="_Toc234603508"/>
      <w:r>
        <w:t>2.1 基本対応: AI=製造装置、BOM=製造指示</w:t>
      </w:r>
      <w:bookmarkEnd w:id="8"/>
    </w:p>
    <w:p w14:paraId="7D0833B4" w14:textId="77777777" w:rsidR="00F26E2E" w:rsidRDefault="00B870A1">
      <w:pPr>
        <w:spacing w:after="120" w:line="300" w:lineRule="auto"/>
        <w:jc w:val="both"/>
      </w:pPr>
      <w:r>
        <w:t>BomDD は、NC工作機械の類比でAIを扱う。重要なのはプロンプトを書く技能ではなく、装置への投入情報をNCデータ/工程指示として構造化・版管理することである。設計の意図・部品構成・製造単位・受入基準を機械可読な部品表として管理し、製造装置は交換可能な資産とみなす。</w:t>
      </w:r>
    </w:p>
    <w:p w14:paraId="3EB4719C" w14:textId="77777777" w:rsidR="00F26E2E" w:rsidRDefault="00B870A1">
      <w:pPr>
        <w:pStyle w:val="2"/>
      </w:pPr>
      <w:bookmarkStart w:id="9" w:name="_Toc234603509"/>
      <w:r>
        <w:t>2.2 三層BOMとK-BOM</w:t>
      </w:r>
      <w:bookmarkEnd w:id="9"/>
    </w:p>
    <w:p w14:paraId="2B7732D5" w14:textId="77777777" w:rsidR="00F26E2E" w:rsidRDefault="00B870A1">
      <w:pPr>
        <w:spacing w:before="120" w:after="60"/>
        <w:jc w:val="center"/>
      </w:pPr>
      <w:r>
        <w:rPr>
          <w:sz w:val="18"/>
          <w:szCs w:val="18"/>
        </w:rPr>
        <w:t>表1 三層BOMとK-BOMの役割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400"/>
      </w:tblGrid>
      <w:tr w:rsidR="00F26E2E" w14:paraId="6EF333CD" w14:textId="77777777">
        <w:trPr>
          <w:tblHeader/>
        </w:trPr>
        <w:tc>
          <w:tcPr>
            <w:tcW w:w="1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E5E1F5" w14:textId="77777777" w:rsidR="00F26E2E" w:rsidRDefault="00B870A1">
            <w:pPr>
              <w:spacing w:line="260" w:lineRule="auto"/>
            </w:pPr>
            <w:r>
              <w:rPr>
                <w:b/>
                <w:bCs/>
                <w:sz w:val="18"/>
                <w:szCs w:val="18"/>
              </w:rPr>
              <w:t>層</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C1A3FE9" w14:textId="77777777" w:rsidR="00F26E2E" w:rsidRDefault="00B870A1">
            <w:pPr>
              <w:spacing w:line="260" w:lineRule="auto"/>
            </w:pPr>
            <w:r>
              <w:rPr>
                <w:b/>
                <w:bCs/>
                <w:sz w:val="18"/>
                <w:szCs w:val="18"/>
              </w:rPr>
              <w:t>役割</w:t>
            </w:r>
          </w:p>
        </w:tc>
        <w:tc>
          <w:tcPr>
            <w:tcW w:w="4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6128131" w14:textId="77777777" w:rsidR="00F26E2E" w:rsidRDefault="00B870A1">
            <w:pPr>
              <w:spacing w:line="260" w:lineRule="auto"/>
            </w:pPr>
            <w:r>
              <w:rPr>
                <w:b/>
                <w:bCs/>
                <w:sz w:val="18"/>
                <w:szCs w:val="18"/>
              </w:rPr>
              <w:t>主な内容</w:t>
            </w:r>
          </w:p>
        </w:tc>
      </w:tr>
      <w:tr w:rsidR="00F26E2E" w14:paraId="3A557065"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173B1C" w14:textId="77777777" w:rsidR="00F26E2E" w:rsidRDefault="00B870A1">
            <w:pPr>
              <w:spacing w:line="260" w:lineRule="auto"/>
            </w:pPr>
            <w:r>
              <w:rPr>
                <w:sz w:val="18"/>
                <w:szCs w:val="18"/>
              </w:rPr>
              <w:t>E-BOM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43498F" w14:textId="77777777" w:rsidR="00F26E2E" w:rsidRDefault="00B870A1">
            <w:pPr>
              <w:spacing w:line="260" w:lineRule="auto"/>
            </w:pPr>
            <w:r>
              <w:rPr>
                <w:sz w:val="18"/>
                <w:szCs w:val="18"/>
              </w:rPr>
              <w:t>設計部品表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69C91F" w14:textId="77777777" w:rsidR="00F26E2E" w:rsidRDefault="00B870A1">
            <w:pPr>
              <w:spacing w:line="260" w:lineRule="auto"/>
            </w:pPr>
            <w:r>
              <w:rPr>
                <w:sz w:val="18"/>
                <w:szCs w:val="18"/>
              </w:rPr>
              <w:t>要求由来の部品(核)と外部/設計知識由来の部品(表面)を型分けし、木ではなくグラフで管理(横断部品に owner/consumers)。存在理由型: requirement / defect-class / constraint / external-knowledge / design-token</w:t>
            </w:r>
          </w:p>
        </w:tc>
      </w:tr>
      <w:tr w:rsidR="00F26E2E" w14:paraId="59541B9E"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C5AD20" w14:textId="77777777" w:rsidR="00F26E2E" w:rsidRDefault="00B870A1">
            <w:pPr>
              <w:spacing w:line="260" w:lineRule="auto"/>
            </w:pPr>
            <w:r>
              <w:rPr>
                <w:sz w:val="18"/>
                <w:szCs w:val="18"/>
              </w:rPr>
              <w:t>M-BOM+工程</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8FAE0C" w14:textId="77777777" w:rsidR="00F26E2E" w:rsidRDefault="00B870A1">
            <w:pPr>
              <w:spacing w:line="260" w:lineRule="auto"/>
            </w:pPr>
            <w:r>
              <w:rPr>
                <w:sz w:val="18"/>
                <w:szCs w:val="18"/>
              </w:rPr>
              <w:t>製造部品表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14BAED" w14:textId="77777777" w:rsidR="00F26E2E" w:rsidRDefault="00B870A1">
            <w:pPr>
              <w:spacing w:line="260" w:lineRule="auto"/>
            </w:pPr>
            <w:r>
              <w:rPr>
                <w:sz w:val="18"/>
                <w:szCs w:val="18"/>
              </w:rPr>
              <w:t>製造単位(unit)・成果物パス・界面契約・不変量・受入基準(完全性・無矛盾性・検査モダリティ列・承認者)・FMEA。製造装置の隔離とずる報告の義務化</w:t>
            </w:r>
          </w:p>
        </w:tc>
      </w:tr>
      <w:tr w:rsidR="00F26E2E" w14:paraId="6847DA2A"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B4709E" w14:textId="77777777" w:rsidR="00F26E2E" w:rsidRDefault="00B870A1">
            <w:pPr>
              <w:spacing w:line="260" w:lineRule="auto"/>
            </w:pPr>
            <w:r>
              <w:rPr>
                <w:sz w:val="18"/>
                <w:szCs w:val="18"/>
              </w:rPr>
              <w:t>S-BOM/PLM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51064F" w14:textId="77777777" w:rsidR="00F26E2E" w:rsidRDefault="00B870A1">
            <w:pPr>
              <w:spacing w:line="260" w:lineRule="auto"/>
            </w:pPr>
            <w:r>
              <w:rPr>
                <w:sz w:val="18"/>
                <w:szCs w:val="18"/>
              </w:rPr>
              <w:t>保守部品表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6BE549" w14:textId="77777777" w:rsidR="00F26E2E" w:rsidRDefault="00B870A1">
            <w:pPr>
              <w:spacing w:line="260" w:lineRule="auto"/>
            </w:pPr>
            <w:r>
              <w:rPr>
                <w:sz w:val="18"/>
                <w:szCs w:val="18"/>
              </w:rPr>
              <w:t>外部知識依存×受入深さの台帳。劣化イベント(ライブラリ脆弱性・外部仕様改定・デザイン改定)を逆引きし、再検査範囲の絞り込みと交換/再製造判断を導く</w:t>
            </w:r>
          </w:p>
        </w:tc>
      </w:tr>
      <w:tr w:rsidR="00F26E2E" w14:paraId="7A65D857"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896363" w14:textId="77777777" w:rsidR="00F26E2E" w:rsidRDefault="00B870A1">
            <w:pPr>
              <w:spacing w:line="260" w:lineRule="auto"/>
            </w:pPr>
            <w:r>
              <w:rPr>
                <w:sz w:val="18"/>
                <w:szCs w:val="18"/>
              </w:rPr>
              <w:t>K-BOM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B6968B" w14:textId="77777777" w:rsidR="00F26E2E" w:rsidRDefault="00B870A1">
            <w:pPr>
              <w:spacing w:line="260" w:lineRule="auto"/>
            </w:pPr>
            <w:r>
              <w:rPr>
                <w:sz w:val="18"/>
                <w:szCs w:val="18"/>
              </w:rPr>
              <w:t>知識部品表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BA3A92" w14:textId="77777777" w:rsidR="00F26E2E" w:rsidRDefault="00B870A1">
            <w:pPr>
              <w:spacing w:line="260" w:lineRule="auto"/>
            </w:pPr>
            <w:r>
              <w:rPr>
                <w:sz w:val="18"/>
                <w:szCs w:val="18"/>
              </w:rPr>
              <w:t>製造装置が暗黙に持つ判断(言語慣習・外部ツール慣用・移行規律)を管理対象の部品として列挙・裁定したもの。三層を横断して供給される</w:t>
            </w:r>
          </w:p>
        </w:tc>
      </w:tr>
    </w:tbl>
    <w:p w14:paraId="302971A0" w14:textId="77777777" w:rsidR="00F26E2E" w:rsidRDefault="00F26E2E">
      <w:pPr>
        <w:spacing w:after="120"/>
      </w:pPr>
    </w:p>
    <w:p w14:paraId="40F8CFE1" w14:textId="77777777" w:rsidR="00F26E2E" w:rsidRDefault="00B870A1">
      <w:pPr>
        <w:spacing w:after="120" w:line="300" w:lineRule="auto"/>
        <w:jc w:val="both"/>
      </w:pPr>
      <w:r>
        <w:t>BOMが具体的に何を運ぶかを示すため、M-BOMの製造単位1件の最小例を示す(実証で用いた機械可読YAMLの抜粋・簡略化)。</w:t>
      </w:r>
    </w:p>
    <w:p w14:paraId="244BD2E4" w14:textId="77777777" w:rsidR="00F26E2E" w:rsidRDefault="00B870A1">
      <w:pPr>
        <w:shd w:val="clear" w:color="auto" w:fill="F5F5F5"/>
        <w:spacing w:line="230" w:lineRule="auto"/>
        <w:ind w:left="240"/>
      </w:pPr>
      <w:r>
        <w:rPr>
          <w:rFonts w:ascii="Consolas" w:eastAsia="Consolas" w:hAnsi="Consolas" w:cs="Consolas"/>
          <w:sz w:val="16"/>
          <w:szCs w:val="16"/>
        </w:rPr>
        <w:t>mbom:</w:t>
      </w:r>
    </w:p>
    <w:p w14:paraId="0BE63ABD" w14:textId="77777777" w:rsidR="00F26E2E" w:rsidRDefault="00B870A1">
      <w:pPr>
        <w:shd w:val="clear" w:color="auto" w:fill="F5F5F5"/>
        <w:spacing w:line="230" w:lineRule="auto"/>
        <w:ind w:left="240"/>
      </w:pPr>
      <w:r>
        <w:rPr>
          <w:rFonts w:ascii="Consolas" w:eastAsia="Consolas" w:hAnsi="Consolas" w:cs="Consolas"/>
          <w:sz w:val="16"/>
          <w:szCs w:val="16"/>
        </w:rPr>
        <w:t xml:space="preserve">  manufacturing_units:</w:t>
      </w:r>
    </w:p>
    <w:p w14:paraId="1A682A32" w14:textId="77777777" w:rsidR="00F26E2E" w:rsidRDefault="00B870A1">
      <w:pPr>
        <w:shd w:val="clear" w:color="auto" w:fill="F5F5F5"/>
        <w:spacing w:line="230" w:lineRule="auto"/>
        <w:ind w:left="240"/>
      </w:pPr>
      <w:r>
        <w:rPr>
          <w:rFonts w:ascii="Consolas" w:eastAsia="Consolas" w:hAnsi="Consolas" w:cs="Consolas"/>
          <w:sz w:val="16"/>
          <w:szCs w:val="16"/>
        </w:rPr>
        <w:t xml:space="preserve">    - id: M-EVAL-002</w:t>
      </w:r>
    </w:p>
    <w:p w14:paraId="29278939" w14:textId="77777777" w:rsidR="00F26E2E" w:rsidRDefault="00B870A1">
      <w:pPr>
        <w:shd w:val="clear" w:color="auto" w:fill="F5F5F5"/>
        <w:spacing w:line="230" w:lineRule="auto"/>
        <w:ind w:left="240"/>
      </w:pPr>
      <w:r>
        <w:rPr>
          <w:rFonts w:ascii="Consolas" w:eastAsia="Consolas" w:hAnsi="Consolas" w:cs="Consolas"/>
          <w:sz w:val="16"/>
          <w:szCs w:val="16"/>
        </w:rPr>
        <w:t xml:space="preserve">      ebom_refs: [E-EVAL-002]          # 設計部品への逆引き</w:t>
      </w:r>
    </w:p>
    <w:p w14:paraId="6CC80700" w14:textId="77777777" w:rsidR="00F26E2E" w:rsidRDefault="00B870A1">
      <w:pPr>
        <w:shd w:val="clear" w:color="auto" w:fill="F5F5F5"/>
        <w:spacing w:line="230" w:lineRule="auto"/>
        <w:ind w:left="240"/>
      </w:pPr>
      <w:r>
        <w:rPr>
          <w:rFonts w:ascii="Consolas" w:eastAsia="Consolas" w:hAnsi="Consolas" w:cs="Consolas"/>
          <w:sz w:val="16"/>
          <w:szCs w:val="16"/>
        </w:rPr>
        <w:t xml:space="preserve">      artifact: { path: src/Core/Services/ConditionEvaluator.cs }</w:t>
      </w:r>
    </w:p>
    <w:p w14:paraId="50C18D26" w14:textId="77777777" w:rsidR="00F26E2E" w:rsidRDefault="00B870A1">
      <w:pPr>
        <w:shd w:val="clear" w:color="auto" w:fill="F5F5F5"/>
        <w:spacing w:line="230" w:lineRule="auto"/>
        <w:ind w:left="240"/>
      </w:pPr>
      <w:r>
        <w:rPr>
          <w:rFonts w:ascii="Consolas" w:eastAsia="Consolas" w:hAnsi="Consolas" w:cs="Consolas"/>
          <w:sz w:val="16"/>
          <w:szCs w:val="16"/>
        </w:rPr>
        <w:t xml:space="preserve">      interface_contract:</w:t>
      </w:r>
    </w:p>
    <w:p w14:paraId="2C50D847" w14:textId="77777777" w:rsidR="00F26E2E" w:rsidRDefault="00B870A1">
      <w:pPr>
        <w:shd w:val="clear" w:color="auto" w:fill="F5F5F5"/>
        <w:spacing w:line="230" w:lineRule="auto"/>
        <w:ind w:left="240"/>
      </w:pPr>
      <w:r>
        <w:rPr>
          <w:rFonts w:ascii="Consolas" w:eastAsia="Consolas" w:hAnsi="Consolas" w:cs="Consolas"/>
          <w:sz w:val="16"/>
          <w:szCs w:val="16"/>
        </w:rPr>
        <w:t xml:space="preserve">        signature: "Evaluate(images, conditions) -&gt; IReadOnlySet&lt;string&gt;"</w:t>
      </w:r>
    </w:p>
    <w:p w14:paraId="3485DDBB" w14:textId="77777777" w:rsidR="00F26E2E" w:rsidRDefault="00B870A1">
      <w:pPr>
        <w:shd w:val="clear" w:color="auto" w:fill="F5F5F5"/>
        <w:spacing w:line="230" w:lineRule="auto"/>
        <w:ind w:left="240"/>
      </w:pPr>
      <w:r>
        <w:rPr>
          <w:rFonts w:ascii="Consolas" w:eastAsia="Consolas" w:hAnsi="Consolas" w:cs="Consolas"/>
          <w:sz w:val="16"/>
          <w:szCs w:val="16"/>
        </w:rPr>
        <w:t xml:space="preserve">        semantics: "仕様 2.3 節の演算子表+エッジケース規則の完全実装"</w:t>
      </w:r>
    </w:p>
    <w:p w14:paraId="0E9822C8" w14:textId="77777777" w:rsidR="00F26E2E" w:rsidRDefault="00B870A1">
      <w:pPr>
        <w:shd w:val="clear" w:color="auto" w:fill="F5F5F5"/>
        <w:spacing w:line="230" w:lineRule="auto"/>
        <w:ind w:left="240"/>
      </w:pPr>
      <w:r>
        <w:rPr>
          <w:rFonts w:ascii="Consolas" w:eastAsia="Consolas" w:hAnsi="Consolas" w:cs="Consolas"/>
          <w:sz w:val="16"/>
          <w:szCs w:val="16"/>
        </w:rPr>
        <w:t xml:space="preserve">      invariants:</w:t>
      </w:r>
    </w:p>
    <w:p w14:paraId="7D7B0FF2" w14:textId="77777777" w:rsidR="00F26E2E" w:rsidRDefault="00B870A1">
      <w:pPr>
        <w:shd w:val="clear" w:color="auto" w:fill="F5F5F5"/>
        <w:spacing w:line="230" w:lineRule="auto"/>
        <w:ind w:left="240"/>
      </w:pPr>
      <w:r>
        <w:rPr>
          <w:rFonts w:ascii="Consolas" w:eastAsia="Consolas" w:hAnsi="Consolas" w:cs="Consolas"/>
          <w:sz w:val="16"/>
          <w:szCs w:val="16"/>
        </w:rPr>
        <w:t xml:space="preserve">        - 数値比較は InvariantCulture の double.TryParse</w:t>
      </w:r>
    </w:p>
    <w:p w14:paraId="751FA714" w14:textId="77777777" w:rsidR="00F26E2E" w:rsidRDefault="00B870A1">
      <w:pPr>
        <w:shd w:val="clear" w:color="auto" w:fill="F5F5F5"/>
        <w:spacing w:line="230" w:lineRule="auto"/>
        <w:ind w:left="240"/>
      </w:pPr>
      <w:r>
        <w:rPr>
          <w:rFonts w:ascii="Consolas" w:eastAsia="Consolas" w:hAnsi="Consolas" w:cs="Consolas"/>
          <w:sz w:val="16"/>
          <w:szCs w:val="16"/>
        </w:rPr>
        <w:lastRenderedPageBreak/>
        <w:t xml:space="preserve">        - 例外を外へ漏らさない(警告リストで返す)</w:t>
      </w:r>
    </w:p>
    <w:p w14:paraId="5A59A752" w14:textId="77777777" w:rsidR="00F26E2E" w:rsidRDefault="00B870A1">
      <w:pPr>
        <w:shd w:val="clear" w:color="auto" w:fill="F5F5F5"/>
        <w:spacing w:line="230" w:lineRule="auto"/>
        <w:ind w:left="240"/>
      </w:pPr>
      <w:r>
        <w:rPr>
          <w:rFonts w:ascii="Consolas" w:eastAsia="Consolas" w:hAnsi="Consolas" w:cs="Consolas"/>
          <w:sz w:val="16"/>
          <w:szCs w:val="16"/>
        </w:rPr>
        <w:t xml:space="preserve">      acceptance_refs: [CP-EVAL-001]   # Control Plan の受入への接続</w:t>
      </w:r>
    </w:p>
    <w:p w14:paraId="3C74D4C6" w14:textId="77777777" w:rsidR="00F26E2E" w:rsidRDefault="00B870A1">
      <w:pPr>
        <w:shd w:val="clear" w:color="auto" w:fill="F5F5F5"/>
        <w:spacing w:line="230" w:lineRule="auto"/>
        <w:ind w:left="240"/>
      </w:pPr>
      <w:r>
        <w:rPr>
          <w:rFonts w:ascii="Consolas" w:eastAsia="Consolas" w:hAnsi="Consolas" w:cs="Consolas"/>
          <w:sz w:val="16"/>
          <w:szCs w:val="16"/>
        </w:rPr>
        <w:t xml:space="preserve">      fmea_refs: [FMEA-001, FMEA-006]</w:t>
      </w:r>
    </w:p>
    <w:p w14:paraId="69137D8E" w14:textId="77777777" w:rsidR="00F26E2E" w:rsidRDefault="00F26E2E">
      <w:pPr>
        <w:spacing w:after="120"/>
      </w:pPr>
    </w:p>
    <w:p w14:paraId="2BC49152" w14:textId="77777777" w:rsidR="00F26E2E" w:rsidRDefault="00B870A1">
      <w:pPr>
        <w:pStyle w:val="2"/>
      </w:pPr>
      <w:bookmarkStart w:id="10" w:name="_Toc234603510"/>
      <w:r>
        <w:t>2.3 工程と測定器具</w:t>
      </w:r>
      <w:bookmarkEnd w:id="10"/>
    </w:p>
    <w:p w14:paraId="2F07BD5F" w14:textId="77777777" w:rsidR="00F26E2E" w:rsidRDefault="00B870A1">
      <w:pPr>
        <w:pStyle w:val="a4"/>
        <w:numPr>
          <w:ilvl w:val="0"/>
          <w:numId w:val="2"/>
        </w:numPr>
        <w:spacing w:after="60" w:line="300" w:lineRule="auto"/>
        <w:jc w:val="both"/>
      </w:pPr>
      <w:r>
        <w:rPr>
          <w:b/>
          <w:bCs/>
        </w:rPr>
        <w:t>隔離製造</w:t>
      </w:r>
      <w:r>
        <w:t>: 原版・既存実装を非開示とした別エージェントを製造装置に用いる。装置はBOMと工程指示のみから成果物を作り、「BOMに無く慣習で埋めた箇所」の網羅報告(ずる報告)を義務づけられる。本研究で最も効いた測定器である。</w:t>
      </w:r>
    </w:p>
    <w:p w14:paraId="56F8C365" w14:textId="77777777" w:rsidR="00F26E2E" w:rsidRDefault="00B870A1">
      <w:pPr>
        <w:pStyle w:val="a4"/>
        <w:numPr>
          <w:ilvl w:val="0"/>
          <w:numId w:val="2"/>
        </w:numPr>
        <w:spacing w:after="60" w:line="300" w:lineRule="auto"/>
        <w:jc w:val="both"/>
      </w:pPr>
      <w:r>
        <w:rPr>
          <w:b/>
          <w:bCs/>
        </w:rPr>
        <w:t>受入の梯子</w:t>
      </w:r>
      <w:r>
        <w:t>: L0(文字列照合)&lt; L1(存在/終了コード)&lt; L2(メタデータ)&lt; L3(内容/信号比較)&lt; golden+人間承認。核は unit 検査、表面は領域に応じた深さを指定する。L0 と pixel-exact golden は過剰結合(様式差の誤検出)かつ被覆不足(意味乖離の見逃し)のため既定不採用。</w:t>
      </w:r>
    </w:p>
    <w:p w14:paraId="206CEA63" w14:textId="77777777" w:rsidR="00F26E2E" w:rsidRDefault="00B870A1">
      <w:pPr>
        <w:pStyle w:val="a4"/>
        <w:numPr>
          <w:ilvl w:val="0"/>
          <w:numId w:val="2"/>
        </w:numPr>
        <w:spacing w:after="60" w:line="300" w:lineRule="auto"/>
        <w:jc w:val="both"/>
      </w:pPr>
      <w:r>
        <w:rPr>
          <w:b/>
          <w:bCs/>
        </w:rPr>
        <w:t>マルチファクトリ</w:t>
      </w:r>
      <w:r>
        <w:t>: 同一BOMを複数の装置(本研究では同一系列の複数モデル)へ渡し、出力の分散を測る。BOM品質は「決定性=工場間ばらつき」と「正しさ=受入」の</w:t>
      </w:r>
      <w:r>
        <w:rPr>
          <w:b/>
          <w:bCs/>
        </w:rPr>
        <w:t>二軸</w:t>
      </w:r>
      <w:r>
        <w:t>で独立に測定する。一致は正しさを保証しない(共有暗黙知の罠)。</w:t>
      </w:r>
    </w:p>
    <w:p w14:paraId="0D6892A3" w14:textId="77777777" w:rsidR="00F26E2E" w:rsidRDefault="00B870A1">
      <w:pPr>
        <w:pStyle w:val="a4"/>
        <w:numPr>
          <w:ilvl w:val="0"/>
          <w:numId w:val="2"/>
        </w:numPr>
        <w:spacing w:after="60" w:line="300" w:lineRule="auto"/>
        <w:jc w:val="both"/>
      </w:pPr>
      <w:r>
        <w:rPr>
          <w:b/>
          <w:bCs/>
        </w:rPr>
        <w:t>変更管理(ECO)</w:t>
      </w:r>
      <w:r>
        <w:t>: 影響分析(宣言影響集合の凍結・影響なし予測を反証可能な形で製造前に記述)→ 既存オラクル不変+変更受入+移行/効力オラクル → fresh 装置での部分改修 → 不要改変ゼロの diff 監査。</w:t>
      </w:r>
    </w:p>
    <w:p w14:paraId="7FCE334E" w14:textId="77777777" w:rsidR="00F26E2E" w:rsidRDefault="00B870A1">
      <w:pPr>
        <w:pStyle w:val="2"/>
      </w:pPr>
      <w:bookmarkStart w:id="11" w:name="_Toc234603511"/>
      <w:r>
        <w:t>2.4 操作的定義</w:t>
      </w:r>
      <w:bookmarkEnd w:id="11"/>
    </w:p>
    <w:p w14:paraId="24932B1A" w14:textId="224454F7" w:rsidR="00F26E2E" w:rsidRDefault="00B870A1">
      <w:pPr>
        <w:pStyle w:val="a4"/>
        <w:numPr>
          <w:ilvl w:val="0"/>
          <w:numId w:val="2"/>
        </w:numPr>
        <w:spacing w:after="60" w:line="300" w:lineRule="auto"/>
        <w:jc w:val="both"/>
      </w:pPr>
      <w:r>
        <w:rPr>
          <w:b/>
          <w:bCs/>
        </w:rPr>
        <w:t>鋳造できる(castable)</w:t>
      </w:r>
      <w:r>
        <w:t>: 原版非開示の製造装置が、凍結したBOM・工程・関連知識パッケージのみを実験時入力として成果物を生成し(モデルの事前学習知識の利用は排除しない)、定義済み受入(unit/L2/L3/golden)を</w:t>
      </w:r>
      <w:r>
        <w:rPr>
          <w:b/>
          <w:bCs/>
        </w:rPr>
        <w:t>手修正なしで通過</w:t>
      </w:r>
      <w:r>
        <w:t>すること。比喩ではなくこの操作的条件で測る。</w:t>
      </w:r>
    </w:p>
    <w:p w14:paraId="3CE95059" w14:textId="1B3EB642" w:rsidR="00F26E2E" w:rsidRDefault="00B870A1">
      <w:pPr>
        <w:pStyle w:val="a4"/>
        <w:numPr>
          <w:ilvl w:val="0"/>
          <w:numId w:val="2"/>
        </w:numPr>
        <w:spacing w:after="60" w:line="300" w:lineRule="auto"/>
        <w:jc w:val="both"/>
      </w:pPr>
      <w:r>
        <w:rPr>
          <w:b/>
          <w:bCs/>
        </w:rPr>
        <w:t>multi-factory</w:t>
      </w:r>
      <w:r>
        <w:t>: 完全独立ベンダーではなく、同一モデル系列内の複数装置/設定を指す(限界は第13章)。</w:t>
      </w:r>
    </w:p>
    <w:p w14:paraId="5DBC403F" w14:textId="77777777" w:rsidR="00F26E2E" w:rsidRDefault="00B870A1">
      <w:pPr>
        <w:pStyle w:val="a4"/>
        <w:numPr>
          <w:ilvl w:val="0"/>
          <w:numId w:val="2"/>
        </w:numPr>
        <w:spacing w:after="60" w:line="300" w:lineRule="auto"/>
        <w:jc w:val="both"/>
      </w:pPr>
      <w:r>
        <w:rPr>
          <w:b/>
          <w:bCs/>
        </w:rPr>
        <w:t>S-BOM</w:t>
      </w:r>
      <w:r>
        <w:t>: 一般的な SBOM(Software Bill of Materials)ではなく Service BOM(保守部品表)を指す。OSS依存一覧はその一部にすぎない。以下、紛れる文脈では Service-BOM と表記する。</w:t>
      </w:r>
    </w:p>
    <w:p w14:paraId="19F98988" w14:textId="77777777" w:rsidR="00F26E2E" w:rsidRDefault="00B870A1">
      <w:pPr>
        <w:pStyle w:val="1"/>
        <w:pageBreakBefore/>
      </w:pPr>
      <w:bookmarkStart w:id="12" w:name="_Toc234603512"/>
      <w:r>
        <w:lastRenderedPageBreak/>
        <w:t>3. 研究方法</w:t>
      </w:r>
      <w:bookmarkEnd w:id="12"/>
    </w:p>
    <w:p w14:paraId="151DD550" w14:textId="77777777" w:rsidR="00F26E2E" w:rsidRDefault="00B870A1">
      <w:pPr>
        <w:pStyle w:val="2"/>
      </w:pPr>
      <w:bookmarkStart w:id="13" w:name="_Toc234603513"/>
      <w:r>
        <w:t>3.1 アクションリサーチ</w:t>
      </w:r>
      <w:bookmarkEnd w:id="13"/>
    </w:p>
    <w:p w14:paraId="348D2CAA" w14:textId="77777777" w:rsidR="00F26E2E" w:rsidRDefault="00B870A1">
      <w:pPr>
        <w:spacing w:after="120" w:line="300" w:lineRule="auto"/>
        <w:jc w:val="both"/>
      </w:pPr>
      <w:r>
        <w:t>本研究の真の成果物は動くアプリケーションではなく、「BOM手法がどこで破れ(=ずる)、どう埋めるか」の記録と手法改善である。各ループで一機能スライスを リバース→E-BOM→M-BOM→工程→AI製造(隔離)→合否 に通し、破れを観測するたびに手法を改訂して次ループで効果を測定した。改善は「ずるが減ったか」で効果測定する。</w:t>
      </w:r>
    </w:p>
    <w:p w14:paraId="26F73DFE" w14:textId="77777777" w:rsidR="00F26E2E" w:rsidRDefault="00B870A1">
      <w:pPr>
        <w:pStyle w:val="2"/>
      </w:pPr>
      <w:bookmarkStart w:id="14" w:name="_Toc234603514"/>
      <w:r>
        <w:t>3.2 ずるの分類学</w:t>
      </w:r>
      <w:bookmarkEnd w:id="14"/>
    </w:p>
    <w:p w14:paraId="7611F0A4" w14:textId="77777777" w:rsidR="00F26E2E" w:rsidRDefault="00B870A1">
      <w:pPr>
        <w:spacing w:before="120" w:after="60"/>
        <w:jc w:val="center"/>
      </w:pPr>
      <w:r>
        <w:rPr>
          <w:sz w:val="18"/>
          <w:szCs w:val="18"/>
        </w:rPr>
        <w:t>表2 ずるの分類学(C1〜C6)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600"/>
      </w:tblGrid>
      <w:tr w:rsidR="00F26E2E" w14:paraId="68706A6A" w14:textId="77777777">
        <w:trPr>
          <w:tblHeader/>
        </w:trPr>
        <w:tc>
          <w:tcPr>
            <w:tcW w:w="1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949CCB3" w14:textId="77777777" w:rsidR="00F26E2E" w:rsidRDefault="00B870A1">
            <w:pPr>
              <w:spacing w:line="260" w:lineRule="auto"/>
            </w:pPr>
            <w:r>
              <w:rPr>
                <w:b/>
                <w:bCs/>
                <w:sz w:val="18"/>
                <w:szCs w:val="18"/>
              </w:rPr>
              <w:t>分類</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F3EB217" w14:textId="77777777" w:rsidR="00F26E2E" w:rsidRDefault="00B870A1">
            <w:pPr>
              <w:spacing w:line="260" w:lineRule="auto"/>
            </w:pPr>
            <w:r>
              <w:rPr>
                <w:b/>
                <w:bCs/>
                <w:sz w:val="18"/>
                <w:szCs w:val="18"/>
              </w:rPr>
              <w:t>名称</w:t>
            </w:r>
          </w:p>
        </w:tc>
        <w:tc>
          <w:tcPr>
            <w:tcW w:w="4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342E5A2" w14:textId="77777777" w:rsidR="00F26E2E" w:rsidRDefault="00B870A1">
            <w:pPr>
              <w:spacing w:line="260" w:lineRule="auto"/>
            </w:pPr>
            <w:r>
              <w:rPr>
                <w:b/>
                <w:bCs/>
                <w:sz w:val="18"/>
                <w:szCs w:val="18"/>
              </w:rPr>
              <w:t>内容</w:t>
            </w:r>
          </w:p>
        </w:tc>
      </w:tr>
      <w:tr w:rsidR="00F26E2E" w14:paraId="4A27272C"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AF5A5F" w14:textId="77777777" w:rsidR="00F26E2E" w:rsidRDefault="00B870A1">
            <w:pPr>
              <w:spacing w:line="260" w:lineRule="auto"/>
            </w:pPr>
            <w:r>
              <w:rPr>
                <w:sz w:val="18"/>
                <w:szCs w:val="18"/>
              </w:rPr>
              <w:t>C1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2ABDA3" w14:textId="77777777" w:rsidR="00F26E2E" w:rsidRDefault="00B870A1">
            <w:pPr>
              <w:spacing w:line="260" w:lineRule="auto"/>
            </w:pPr>
            <w:r>
              <w:rPr>
                <w:sz w:val="18"/>
                <w:szCs w:val="18"/>
              </w:rPr>
              <w:t>表現ギャップ</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B9E8DC" w14:textId="77777777" w:rsidR="00F26E2E" w:rsidRDefault="00B870A1">
            <w:pPr>
              <w:spacing w:line="260" w:lineRule="auto"/>
            </w:pPr>
            <w:r>
              <w:rPr>
                <w:sz w:val="18"/>
                <w:szCs w:val="18"/>
              </w:rPr>
              <w:t>BOMの表現力不足(例: バグ修正由来部品の存在理由が書けない)</w:t>
            </w:r>
          </w:p>
        </w:tc>
      </w:tr>
      <w:tr w:rsidR="00F26E2E" w14:paraId="708D035A"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16A883" w14:textId="77777777" w:rsidR="00F26E2E" w:rsidRDefault="00B870A1">
            <w:pPr>
              <w:spacing w:line="260" w:lineRule="auto"/>
            </w:pPr>
            <w:r>
              <w:rPr>
                <w:sz w:val="18"/>
                <w:szCs w:val="18"/>
              </w:rPr>
              <w:t>C2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4B8827" w14:textId="77777777" w:rsidR="00F26E2E" w:rsidRDefault="00B870A1">
            <w:pPr>
              <w:spacing w:line="260" w:lineRule="auto"/>
            </w:pPr>
            <w:r>
              <w:rPr>
                <w:sz w:val="18"/>
                <w:szCs w:val="18"/>
              </w:rPr>
              <w:t>共有暗黙知</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B2FC7C" w14:textId="77777777" w:rsidR="00F26E2E" w:rsidRDefault="00B870A1">
            <w:pPr>
              <w:spacing w:line="260" w:lineRule="auto"/>
            </w:pPr>
            <w:r>
              <w:rPr>
                <w:sz w:val="18"/>
                <w:szCs w:val="18"/>
              </w:rPr>
              <w:t>装置が自らの慣習で埋め、偶然一致する(最頻・最危険)</w:t>
            </w:r>
          </w:p>
        </w:tc>
      </w:tr>
      <w:tr w:rsidR="00F26E2E" w14:paraId="2D86D17B"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C67985" w14:textId="77777777" w:rsidR="00F26E2E" w:rsidRDefault="00B870A1">
            <w:pPr>
              <w:spacing w:line="260" w:lineRule="auto"/>
            </w:pPr>
            <w:r>
              <w:rPr>
                <w:sz w:val="18"/>
                <w:szCs w:val="18"/>
              </w:rPr>
              <w:t>C3</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30DDD4" w14:textId="77777777" w:rsidR="00F26E2E" w:rsidRDefault="00B870A1">
            <w:pPr>
              <w:spacing w:line="260" w:lineRule="auto"/>
            </w:pPr>
            <w:r>
              <w:rPr>
                <w:sz w:val="18"/>
                <w:szCs w:val="18"/>
              </w:rPr>
              <w:t>工程欠落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BAC0E5" w14:textId="77777777" w:rsidR="00F26E2E" w:rsidRDefault="00B870A1">
            <w:pPr>
              <w:spacing w:line="260" w:lineRule="auto"/>
            </w:pPr>
            <w:r>
              <w:rPr>
                <w:sz w:val="18"/>
                <w:szCs w:val="18"/>
              </w:rPr>
              <w:t>手法に工程が存在しない(例: リバース工程)</w:t>
            </w:r>
          </w:p>
        </w:tc>
      </w:tr>
      <w:tr w:rsidR="00F26E2E" w14:paraId="64CB8766"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1F2FAE" w14:textId="77777777" w:rsidR="00F26E2E" w:rsidRDefault="00B870A1">
            <w:pPr>
              <w:spacing w:line="260" w:lineRule="auto"/>
            </w:pPr>
            <w:r>
              <w:rPr>
                <w:sz w:val="18"/>
                <w:szCs w:val="18"/>
              </w:rPr>
              <w:t>C4</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74F170" w14:textId="77777777" w:rsidR="00F26E2E" w:rsidRDefault="00B870A1">
            <w:pPr>
              <w:spacing w:line="260" w:lineRule="auto"/>
            </w:pPr>
            <w:r>
              <w:rPr>
                <w:sz w:val="18"/>
                <w:szCs w:val="18"/>
              </w:rPr>
              <w:t>受入不能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5F3D9D" w14:textId="77777777" w:rsidR="00F26E2E" w:rsidRDefault="00B870A1">
            <w:pPr>
              <w:spacing w:line="260" w:lineRule="auto"/>
            </w:pPr>
            <w:r>
              <w:rPr>
                <w:sz w:val="18"/>
                <w:szCs w:val="18"/>
              </w:rPr>
              <w:t>検査手段が対象領域に合っていない(例: 文字列照合の破綻)</w:t>
            </w:r>
          </w:p>
        </w:tc>
      </w:tr>
      <w:tr w:rsidR="00F26E2E" w14:paraId="203D3B66"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164C50" w14:textId="77777777" w:rsidR="00F26E2E" w:rsidRDefault="00B870A1">
            <w:pPr>
              <w:spacing w:line="260" w:lineRule="auto"/>
            </w:pPr>
            <w:r>
              <w:rPr>
                <w:sz w:val="18"/>
                <w:szCs w:val="18"/>
              </w:rPr>
              <w:t>C5</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7A875B" w14:textId="77777777" w:rsidR="00F26E2E" w:rsidRDefault="00B870A1">
            <w:pPr>
              <w:spacing w:line="260" w:lineRule="auto"/>
            </w:pPr>
            <w:r>
              <w:rPr>
                <w:sz w:val="18"/>
                <w:szCs w:val="18"/>
              </w:rPr>
              <w:t>粒度崩壊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A7964A" w14:textId="77777777" w:rsidR="00F26E2E" w:rsidRDefault="00B870A1">
            <w:pPr>
              <w:spacing w:line="260" w:lineRule="auto"/>
            </w:pPr>
            <w:r>
              <w:rPr>
                <w:sz w:val="18"/>
                <w:szCs w:val="18"/>
              </w:rPr>
              <w:t>BOMの構造が対象に合わない(例: 横断部品が木にならない)</w:t>
            </w:r>
          </w:p>
        </w:tc>
      </w:tr>
      <w:tr w:rsidR="00F26E2E" w14:paraId="7947DAF8"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1C7977" w14:textId="77777777" w:rsidR="00F26E2E" w:rsidRDefault="00B870A1">
            <w:pPr>
              <w:spacing w:line="260" w:lineRule="auto"/>
            </w:pPr>
            <w:r>
              <w:rPr>
                <w:sz w:val="18"/>
                <w:szCs w:val="18"/>
              </w:rPr>
              <w:t>C6</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6CBA06" w14:textId="77777777" w:rsidR="00F26E2E" w:rsidRDefault="00B870A1">
            <w:pPr>
              <w:spacing w:line="260" w:lineRule="auto"/>
            </w:pPr>
            <w:r>
              <w:rPr>
                <w:sz w:val="18"/>
                <w:szCs w:val="18"/>
              </w:rPr>
              <w:t>手戻り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295252" w14:textId="77777777" w:rsidR="00F26E2E" w:rsidRDefault="00B870A1">
            <w:pPr>
              <w:spacing w:line="260" w:lineRule="auto"/>
            </w:pPr>
            <w:r>
              <w:rPr>
                <w:sz w:val="18"/>
                <w:szCs w:val="18"/>
              </w:rPr>
              <w:t>上流成果物の矛盾が下流で顕在化</w:t>
            </w:r>
          </w:p>
        </w:tc>
      </w:tr>
    </w:tbl>
    <w:p w14:paraId="54A84B5D" w14:textId="77777777" w:rsidR="00F26E2E" w:rsidRDefault="00F26E2E">
      <w:pPr>
        <w:spacing w:after="120"/>
      </w:pPr>
    </w:p>
    <w:p w14:paraId="575FFE95" w14:textId="77777777" w:rsidR="00F26E2E" w:rsidRDefault="00B870A1">
      <w:pPr>
        <w:spacing w:after="120" w:line="300" w:lineRule="auto"/>
        <w:jc w:val="both"/>
      </w:pPr>
      <w:r>
        <w:t>ずるの判定手順は次のとおり操作化した。(1) 製造装置の自己申告(BOMに無く慣習で埋めた箇所の網羅報告を工程として義務化)、(2) 受入失敗時の差分分析、(3) 申告なき充填の事後検査、(4) 設計者裁定、の順に記録する。分類C1〜C6は主分類を1つ付与し、必要に応じて副分類を注記する。単なる実装能力不足(明記済み契約の取りこぼし)はずるではなく工場能力として別軸で帰属する(第3.3節)。本稿で「全数」とは「当該工程・当該オラクル被覆・当該裁定手順で観測された全件」を意味し、</w:t>
      </w:r>
      <w:r>
        <w:rPr>
          <w:b/>
          <w:bCs/>
        </w:rPr>
        <w:t>未観測のずるの不存在を主張しない</w:t>
      </w:r>
      <w:r>
        <w:t>。同様に、本稿の「0件」という結果は全て「当該工程・当該件数の範囲で未観測」を意味し、不存在の証明として扱わない。</w:t>
      </w:r>
    </w:p>
    <w:p w14:paraId="18B68521" w14:textId="77777777" w:rsidR="00F26E2E" w:rsidRDefault="00B870A1">
      <w:pPr>
        <w:pStyle w:val="2"/>
      </w:pPr>
      <w:bookmarkStart w:id="15" w:name="_Toc234603515"/>
      <w:r>
        <w:t>3.3 差分帰属の3分類と記述規律</w:t>
      </w:r>
      <w:bookmarkEnd w:id="15"/>
    </w:p>
    <w:p w14:paraId="2D1E0527" w14:textId="77777777" w:rsidR="00F26E2E" w:rsidRDefault="00B870A1">
      <w:pPr>
        <w:spacing w:after="120" w:line="300" w:lineRule="auto"/>
        <w:jc w:val="both"/>
      </w:pPr>
      <w:r>
        <w:t xml:space="preserve">多工場製造で観測される差分は単なる「AIの出来不出来」ではなく、(a) unspecified BOM </w:t>
        <w:lastRenderedPageBreak/>
        <w:t>residue(BOMの未規定が露出)、(b) specified contract miss(明記済み契約の取りこぼし=工場能力)、(c) 探索的未規定面(意図的に自由度を残した次元)に分類して帰属する。また全工場一致を「完全鋳造」とは呼ばず「</w:t>
      </w:r>
      <w:r>
        <w:rPr>
          <w:b/>
          <w:bCs/>
        </w:rPr>
        <w:t>現固定オラクル被覆で未観測差分ゼロ</w:t>
      </w:r>
      <w:r>
        <w:t>」と記述する規律を敷いた。</w:t>
      </w:r>
    </w:p>
    <w:p w14:paraId="73B86B8D" w14:textId="77777777" w:rsidR="00F26E2E" w:rsidRDefault="00B870A1">
      <w:pPr>
        <w:pStyle w:val="2"/>
      </w:pPr>
      <w:bookmarkStart w:id="16" w:name="_Toc234603516"/>
      <w:r>
        <w:t>3.4 検査器側のずる対策(4段)</w:t>
      </w:r>
      <w:bookmarkEnd w:id="16"/>
    </w:p>
    <w:p w14:paraId="0502FDE2" w14:textId="77777777" w:rsidR="00F26E2E" w:rsidRDefault="00B870A1">
      <w:pPr>
        <w:spacing w:after="120" w:line="300" w:lineRule="auto"/>
        <w:jc w:val="both"/>
      </w:pPr>
      <w:r>
        <w:t>測定装置(オラクル・治具・リンタ)自体にも C2 は現れる(本研究で7例以上を実測)。対策は4段で構成する: ①治具セルフテスト(静的)、②較正 negative control(検査一式を既知個体へ実行し期待プロファイルと突合してから凍結)、③等価規則の表現非依存化、④陽性対照の常設実行(必ず検出されるべき合成フィクスチャを毎コミット確認し、運用中の検査の沈黙=no-op化を検出)。</w:t>
      </w:r>
    </w:p>
    <w:p w14:paraId="5ED26BBD" w14:textId="77777777" w:rsidR="00F26E2E" w:rsidRDefault="00B870A1">
      <w:pPr>
        <w:pStyle w:val="2"/>
      </w:pPr>
      <w:bookmarkStart w:id="17" w:name="_Toc234603517"/>
      <w:r>
        <w:t>3.5 実験プロトコルの順序とRQ対応</w:t>
      </w:r>
      <w:bookmarkEnd w:id="17"/>
    </w:p>
    <w:p w14:paraId="497C2B0B" w14:textId="1B072F50" w:rsidR="00F26E2E" w:rsidRDefault="00B870A1">
      <w:pPr>
        <w:spacing w:after="120" w:line="300" w:lineRule="auto"/>
        <w:jc w:val="both"/>
      </w:pPr>
      <w:r>
        <w:t>各実験系列は次の順序を共通プロトコルとする: 入力BOMの凍結(タグ化)→ オラクルの製造前凍結と較正 → 製造装置の隔離供与 → ずる報告の回収 → 採点と差分帰属 → 台帳への記録 → 手法改訂(次系列へ)。採点者は設計者が兼ねる(この限界と対策は第13章)。研究質問と実験系列・測定量の対応を表3に示す。なお章立て上は実験I〜VIIIに束ねるが、測定目的上は第1.4節の12系列を分析単位とする。全系列の資産一覧(系列ID・RQ対応・題材・実行主体・凍結入力・評価単位・再現性階層)は付録Cの表19に示す。</w:t>
      </w:r>
    </w:p>
    <w:p w14:paraId="3B8C28BA" w14:textId="77777777" w:rsidR="00F26E2E" w:rsidRDefault="00B870A1">
      <w:pPr>
        <w:spacing w:before="120" w:after="60"/>
        <w:jc w:val="center"/>
      </w:pPr>
      <w:r>
        <w:rPr>
          <w:sz w:val="18"/>
          <w:szCs w:val="18"/>
        </w:rPr>
        <w:t>表3 研究質問と証拠の対応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160"/>
        <w:gridCol w:w="1800"/>
        <w:gridCol w:w="1440"/>
      </w:tblGrid>
      <w:tr w:rsidR="00F26E2E" w14:paraId="5970FF88" w14:textId="77777777">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B033859" w14:textId="77777777" w:rsidR="00F26E2E" w:rsidRDefault="00B870A1">
            <w:pPr>
              <w:spacing w:line="260" w:lineRule="auto"/>
            </w:pPr>
            <w:r>
              <w:rPr>
                <w:b/>
                <w:bCs/>
                <w:sz w:val="18"/>
                <w:szCs w:val="18"/>
              </w:rPr>
              <w:t>RQ</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5955A78" w14:textId="77777777" w:rsidR="00F26E2E" w:rsidRDefault="00B870A1">
            <w:pPr>
              <w:spacing w:line="260" w:lineRule="auto"/>
            </w:pPr>
            <w:r>
              <w:rPr>
                <w:b/>
                <w:bCs/>
                <w:sz w:val="18"/>
                <w:szCs w:val="18"/>
              </w:rPr>
              <w:t>主張</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DBC608C" w14:textId="77777777" w:rsidR="00F26E2E" w:rsidRDefault="00B870A1">
            <w:pPr>
              <w:spacing w:line="260" w:lineRule="auto"/>
            </w:pPr>
            <w:r>
              <w:rPr>
                <w:b/>
                <w:bCs/>
                <w:sz w:val="18"/>
                <w:szCs w:val="18"/>
              </w:rPr>
              <w:t>主な証拠</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ED0A21D" w14:textId="77777777" w:rsidR="00F26E2E" w:rsidRDefault="00B870A1">
            <w:pPr>
              <w:spacing w:line="260" w:lineRule="auto"/>
            </w:pPr>
            <w:r>
              <w:rPr>
                <w:b/>
                <w:bCs/>
                <w:sz w:val="18"/>
                <w:szCs w:val="18"/>
              </w:rPr>
              <w:t>測定量</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4E828C7" w14:textId="77777777" w:rsidR="00F26E2E" w:rsidRDefault="00B870A1">
            <w:pPr>
              <w:spacing w:line="260" w:lineRule="auto"/>
            </w:pPr>
            <w:r>
              <w:rPr>
                <w:b/>
                <w:bCs/>
                <w:sz w:val="18"/>
                <w:szCs w:val="18"/>
              </w:rPr>
              <w:t>主な限界</w:t>
            </w:r>
          </w:p>
        </w:tc>
      </w:tr>
      <w:tr w:rsidR="00F26E2E" w14:paraId="0CFFD324"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07E8CF" w14:textId="77777777" w:rsidR="00F26E2E" w:rsidRDefault="00B870A1">
            <w:pPr>
              <w:spacing w:line="260" w:lineRule="auto"/>
            </w:pPr>
            <w:r>
              <w:rPr>
                <w:sz w:val="18"/>
                <w:szCs w:val="18"/>
              </w:rPr>
              <w:t>RQ1</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7B3653" w14:textId="77777777" w:rsidR="00F26E2E" w:rsidRDefault="00B870A1">
            <w:pPr>
              <w:spacing w:line="260" w:lineRule="auto"/>
            </w:pPr>
            <w:r>
              <w:rPr>
                <w:sz w:val="18"/>
                <w:szCs w:val="18"/>
              </w:rPr>
              <w:t>核はBOMから鋳造できる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DFE1ED" w14:textId="77777777" w:rsidR="00F26E2E" w:rsidRDefault="00B870A1">
            <w:pPr>
              <w:spacing w:line="260" w:lineRule="auto"/>
            </w:pPr>
            <w:r>
              <w:rPr>
                <w:sz w:val="18"/>
                <w:szCs w:val="18"/>
              </w:rPr>
              <w:t>実験I(Loop1〜7)・実験II(Web API/Saga)・実験III(forward-01)</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EAF76C" w14:textId="77777777" w:rsidR="00F26E2E" w:rsidRDefault="00B870A1">
            <w:pPr>
              <w:spacing w:line="260" w:lineRule="auto"/>
            </w:pPr>
            <w:r>
              <w:rPr>
                <w:sz w:val="18"/>
                <w:szCs w:val="18"/>
              </w:rPr>
              <w:t>受入合格数・BOM未規定残渣</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22B829" w14:textId="77777777" w:rsidR="00F26E2E" w:rsidRDefault="00B870A1">
            <w:pPr>
              <w:spacing w:line="260" w:lineRule="auto"/>
            </w:pPr>
            <w:r>
              <w:rPr>
                <w:sz w:val="18"/>
                <w:szCs w:val="18"/>
              </w:rPr>
              <w:t>.NET/C#中心・小中規模</w:t>
            </w:r>
          </w:p>
        </w:tc>
      </w:tr>
      <w:tr w:rsidR="00F26E2E" w14:paraId="1B0FB932"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53C22D" w14:textId="77777777" w:rsidR="00F26E2E" w:rsidRDefault="00B870A1">
            <w:pPr>
              <w:spacing w:line="260" w:lineRule="auto"/>
            </w:pPr>
            <w:r>
              <w:rPr>
                <w:sz w:val="18"/>
                <w:szCs w:val="18"/>
              </w:rPr>
              <w:t>RQ2</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4D17BC" w14:textId="77777777" w:rsidR="00F26E2E" w:rsidRDefault="00B870A1">
            <w:pPr>
              <w:spacing w:line="260" w:lineRule="auto"/>
            </w:pPr>
            <w:r>
              <w:rPr>
                <w:sz w:val="18"/>
                <w:szCs w:val="18"/>
              </w:rPr>
            </w:r>
            <w:del w:id="8810" w:author="Claude" w:date="2026-07-10T00:00:00Z">
              <w:r>
                <w:rPr>
                  <w:sz w:val="18"/>
                  <w:szCs w:val="18"/>
                </w:rPr>
                <w:delText>破れは表面と暗黙知に集中する</w:delText>
              </w:r>
            </w:del>
            <w:ins w:id="8811" w:author="Claude" w:date="2026-07-10T00:00:00Z">
              <w:r>
                <w:rPr>
                  <w:sz w:val="18"/>
                  <w:szCs w:val="18"/>
                </w:rPr>
                <w:t>破れの一次発現層と原因層を分類でき、成果物上に現れた未根拠充填はどこに位置するか</w:t>
              </w:r>
            </w:ins>
            <w:r>
              <w:rPr>
                <w:sz w:val="18"/>
                <w:szCs w:val="18"/>
              </w:rPr>
              <w:t xml:space="preserve"/>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94438B" w14:textId="77777777" w:rsidR="00F26E2E" w:rsidRDefault="00B870A1">
            <w:pPr>
              <w:spacing w:line="260" w:lineRule="auto"/>
            </w:pPr>
            <w:r>
              <w:rPr>
                <w:sz w:val="18"/>
                <w:szCs w:val="18"/>
              </w:rPr>
              <w:t>ずる台帳12件(実験I)・実験VI(UI-CAD)</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EFE078" w14:textId="77777777" w:rsidR="00F26E2E" w:rsidRDefault="00B870A1">
            <w:pPr>
              <w:spacing w:line="260" w:lineRule="auto"/>
            </w:pPr>
            <w:r>
              <w:rPr>
                <w:sz w:val="18"/>
                <w:szCs w:val="18"/>
              </w:rPr>
              <w:t>ずる件数とC1〜C6分類</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83458A" w14:textId="77777777" w:rsidR="00F26E2E" w:rsidRDefault="00B870A1">
            <w:pPr>
              <w:spacing w:line="260" w:lineRule="auto"/>
            </w:pPr>
            <w:r>
              <w:rPr>
                <w:sz w:val="18"/>
                <w:szCs w:val="18"/>
              </w:rPr>
              <w:t>自己申告+設計者裁定に依存</w:t>
            </w:r>
          </w:p>
        </w:tc>
      </w:tr>
      <w:tr w:rsidR="00F26E2E" w14:paraId="1EDB0AFB"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406285" w14:textId="77777777" w:rsidR="00F26E2E" w:rsidRDefault="00B870A1">
            <w:pPr>
              <w:spacing w:line="260" w:lineRule="auto"/>
            </w:pPr>
            <w:r>
              <w:rPr>
                <w:sz w:val="18"/>
                <w:szCs w:val="18"/>
              </w:rPr>
              <w:t>RQ3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105A5D" w14:textId="77777777" w:rsidR="00F26E2E" w:rsidRDefault="00B870A1">
            <w:pPr>
              <w:spacing w:line="260" w:lineRule="auto"/>
            </w:pPr>
            <w:r>
              <w:rPr>
                <w:sz w:val="18"/>
                <w:szCs w:val="18"/>
              </w:rPr>
              <w:t>ECOはfresh装置へ転移し精度を測定できる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6777A7" w14:textId="77777777" w:rsidR="00F26E2E" w:rsidRDefault="00B870A1">
            <w:pPr>
              <w:spacing w:line="260" w:lineRule="auto"/>
            </w:pPr>
            <w:r>
              <w:rPr>
                <w:sz w:val="18"/>
                <w:szCs w:val="18"/>
              </w:rPr>
              <w:t>実験III(forward-01.5〜04)</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6621A7" w14:textId="77777777" w:rsidR="00F26E2E" w:rsidRDefault="00B870A1">
            <w:pPr>
              <w:spacing w:line="260" w:lineRule="auto"/>
            </w:pPr>
            <w:r>
              <w:rPr>
                <w:sz w:val="18"/>
                <w:szCs w:val="18"/>
              </w:rPr>
              <w:t>回帰・移行・効力・不要改変・under/over-inclusion</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5D14C" w14:textId="77777777" w:rsidR="00F26E2E" w:rsidRDefault="00B870A1">
            <w:pPr>
              <w:spacing w:line="260" w:lineRule="auto"/>
            </w:pPr>
            <w:r>
              <w:rPr>
                <w:sz w:val="18"/>
                <w:szCs w:val="18"/>
              </w:rPr>
              <w:t>題材1系列・変更6件</w:t>
            </w:r>
          </w:p>
        </w:tc>
      </w:tr>
      <w:tr w:rsidR="00F26E2E" w14:paraId="056B5CC2"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4105C4" w14:textId="77777777" w:rsidR="00F26E2E" w:rsidRDefault="00B870A1">
            <w:pPr>
              <w:spacing w:line="260" w:lineRule="auto"/>
            </w:pPr>
            <w:r>
              <w:rPr>
                <w:sz w:val="18"/>
                <w:szCs w:val="18"/>
              </w:rPr>
              <w:t>RQ4</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870E16" w14:textId="77777777" w:rsidR="00F26E2E" w:rsidRDefault="00B870A1">
            <w:pPr>
              <w:spacing w:line="260" w:lineRule="auto"/>
            </w:pPr>
            <w:r>
              <w:rPr>
                <w:sz w:val="18"/>
                <w:szCs w:val="18"/>
              </w:rPr>
              <w:t>規模の破れはハブへの系統誤差であり対策が効く</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3452B0" w14:textId="77777777" w:rsidR="00F26E2E" w:rsidRDefault="00B870A1">
            <w:pPr>
              <w:spacing w:line="260" w:lineRule="auto"/>
            </w:pPr>
            <w:r>
              <w:rPr>
                <w:sz w:val="18"/>
                <w:szCs w:val="18"/>
              </w:rPr>
              <w:t>実験V(scale-01/02)</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54E49B" w14:textId="77777777" w:rsidR="00F26E2E" w:rsidRDefault="00B870A1">
            <w:pPr>
              <w:spacing w:line="260" w:lineRule="auto"/>
            </w:pPr>
            <w:r>
              <w:rPr>
                <w:sz w:val="18"/>
                <w:szCs w:val="18"/>
              </w:rPr>
              <w:t>under-inclusion・ハブ集中度</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D2F0C4" w14:textId="77777777" w:rsidR="00F26E2E" w:rsidRDefault="00B870A1">
            <w:pPr>
              <w:spacing w:line="260" w:lineRule="auto"/>
            </w:pPr>
            <w:r>
              <w:rPr>
                <w:sz w:val="18"/>
                <w:szCs w:val="18"/>
              </w:rPr>
              <w:t>遡及測定・同一題材での前後比較</w:t>
            </w:r>
          </w:p>
        </w:tc>
      </w:tr>
      <w:tr w:rsidR="00F26E2E" w14:paraId="34861D6C"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D231E2" w14:textId="77777777" w:rsidR="00F26E2E" w:rsidRDefault="00B870A1">
            <w:pPr>
              <w:spacing w:line="260" w:lineRule="auto"/>
            </w:pPr>
            <w:r>
              <w:rPr>
                <w:sz w:val="18"/>
                <w:szCs w:val="18"/>
              </w:rPr>
              <w:t>RQ5</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D04F71" w14:textId="327C4E77" w:rsidR="00F26E2E" w:rsidRDefault="00B870A1">
            <w:pPr>
              <w:spacing w:line="260" w:lineRule="auto"/>
            </w:pPr>
            <w:r>
              <w:rPr>
                <w:sz w:val="18"/>
                <w:szCs w:val="18"/>
              </w:rPr>
              <w:t>既存資産の導入候補優先順位</w:t>
              <w:lastRenderedPageBreak/>
              <w:t>は事前に識別できる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847F90" w14:textId="77777777" w:rsidR="00F26E2E" w:rsidRDefault="00B870A1">
            <w:pPr>
              <w:spacing w:line="260" w:lineRule="auto"/>
            </w:pPr>
            <w:r>
              <w:rPr>
                <w:sz w:val="18"/>
                <w:szCs w:val="18"/>
              </w:rPr>
              <w:lastRenderedPageBreak/>
              <w:t xml:space="preserve">実験VII(ViewGrid </w:t>
              <w:lastRenderedPageBreak/>
              <w:t>stage-0)</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1E9C2B" w14:textId="77777777" w:rsidR="00F26E2E" w:rsidRDefault="00B870A1">
            <w:pPr>
              <w:spacing w:line="260" w:lineRule="auto"/>
            </w:pPr>
            <w:r>
              <w:rPr>
                <w:sz w:val="18"/>
                <w:szCs w:val="18"/>
              </w:rPr>
              <w:lastRenderedPageBreak/>
              <w:t>跨ぎ率・ハブ集</w:t>
              <w:lastRenderedPageBreak/>
              <w:t>中・fix潜伏</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59E3D5" w14:textId="77777777" w:rsidR="00F26E2E" w:rsidRDefault="00B870A1">
            <w:pPr>
              <w:spacing w:line="260" w:lineRule="auto"/>
            </w:pPr>
            <w:r>
              <w:rPr>
                <w:sz w:val="18"/>
                <w:szCs w:val="18"/>
              </w:rPr>
              <w:lastRenderedPageBreak/>
              <w:t>N=1リポジト</w:t>
              <w:lastRenderedPageBreak/>
              <w:t>リ・生存者バイアス</w:t>
            </w:r>
          </w:p>
        </w:tc>
      </w:tr>
      <w:tr w:rsidR="00D126CA" w14:paraId="2CA3EA3C"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23972C" w14:textId="77777777" w:rsidR="00D126CA" w:rsidRDefault="00F13E9E">
            <w:pPr>
              <w:spacing w:line="260" w:lineRule="auto"/>
            </w:pPr>
            <w:r>
              <w:rPr>
                <w:sz w:val="18"/>
                <w:szCs w:val="18"/>
              </w:rPr>
              <w:lastRenderedPageBreak/>
              <w:t>RQ6</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6B2BC8" w14:textId="77777777" w:rsidR="00D126CA" w:rsidRDefault="00F13E9E">
            <w:pPr>
              <w:spacing w:line="260" w:lineRule="auto"/>
            </w:pPr>
            <w:r>
              <w:rPr>
                <w:sz w:val="18"/>
                <w:szCs w:val="18"/>
              </w:rPr>
              <w:t>playbookは発明者なしで運転できる(可搬性)</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7B655C" w14:textId="77777777" w:rsidR="00D126CA" w:rsidRDefault="00F13E9E">
            <w:pPr>
              <w:spacing w:line="260" w:lineRule="auto"/>
            </w:pPr>
            <w:r>
              <w:rPr>
                <w:sz w:val="18"/>
                <w:szCs w:val="18"/>
              </w:rPr>
              <w:t>実験VIII(transfer-01〜03)</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EC3BC2" w14:textId="77777777" w:rsidR="00D126CA" w:rsidRDefault="00F13E9E">
            <w:pPr>
              <w:spacing w:line="260" w:lineRule="auto"/>
            </w:pPr>
            <w:r>
              <w:rPr>
                <w:sz w:val="18"/>
                <w:szCs w:val="18"/>
              </w:rPr>
              <w:t>説明介入・救済・申告なき充填・伏せ項目被覆</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BD6A4C" w14:textId="77777777" w:rsidR="00D126CA" w:rsidRDefault="00F13E9E">
            <w:pPr>
              <w:spacing w:line="260" w:lineRule="auto"/>
            </w:pPr>
            <w:r>
              <w:rPr>
                <w:sz w:val="18"/>
                <w:szCs w:val="18"/>
              </w:rPr>
              <w:t>AI担当者のみ・小型題材・顧客役が知識保有者</w:t>
            </w:r>
          </w:p>
        </w:tc>
      </w:tr>
    </w:tbl>
    <w:p w14:paraId="275DC6C1" w14:textId="77777777" w:rsidR="00F26E2E" w:rsidRDefault="00F26E2E">
      <w:pPr>
        <w:spacing w:after="120"/>
      </w:pPr>
    </w:p>
    <w:p w14:paraId="539EB47A" w14:textId="77777777" w:rsidR="00F26E2E" w:rsidRDefault="00B870A1">
      <w:pPr>
        <w:pStyle w:val="1"/>
        <w:pageBreakBefore/>
      </w:pPr>
      <w:bookmarkStart w:id="18" w:name="_Toc234603518"/>
      <w:r>
        <w:lastRenderedPageBreak/>
        <w:t>4. 実験I: リバース系列 ― 既存アプリの再実装(Loop 1〜7)</w:t>
      </w:r>
      <w:bookmarkEnd w:id="18"/>
    </w:p>
    <w:p w14:paraId="0A7E8869" w14:textId="77777777" w:rsidR="00F26E2E" w:rsidRDefault="00B870A1">
      <w:pPr>
        <w:spacing w:after="120" w:line="300" w:lineRule="auto"/>
        <w:jc w:val="both"/>
      </w:pPr>
      <w:r>
        <w:t>題材は既存デスクトップアプリ MoviePad(Avalonia/.NET/C# + LibVLC + ffmpeg の非破壊動画編集)。7ループで領域を変えながら全工程を検証した。</w:t>
      </w:r>
    </w:p>
    <w:p w14:paraId="3343E0B0" w14:textId="77777777" w:rsidR="00F26E2E" w:rsidRDefault="00B870A1">
      <w:pPr>
        <w:spacing w:before="120" w:after="60"/>
        <w:jc w:val="center"/>
      </w:pPr>
      <w:r>
        <w:rPr>
          <w:sz w:val="18"/>
          <w:szCs w:val="18"/>
        </w:rPr>
        <w:t>表4 リバース系列の実験一覧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40"/>
        <w:gridCol w:w="2160"/>
        <w:gridCol w:w="3600"/>
      </w:tblGrid>
      <w:tr w:rsidR="00F26E2E" w14:paraId="4AEAF6E2" w14:textId="77777777">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E0F90C9" w14:textId="77777777" w:rsidR="00F26E2E" w:rsidRDefault="00B870A1">
            <w:pPr>
              <w:spacing w:line="260" w:lineRule="auto"/>
            </w:pPr>
            <w:r>
              <w:rPr>
                <w:b/>
                <w:bCs/>
                <w:sz w:val="18"/>
                <w:szCs w:val="18"/>
              </w:rPr>
              <w:t>Loop</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32487C" w14:textId="77777777" w:rsidR="00F26E2E" w:rsidRDefault="00B870A1">
            <w:pPr>
              <w:spacing w:line="260" w:lineRule="auto"/>
            </w:pPr>
            <w:r>
              <w:rPr>
                <w:b/>
                <w:bCs/>
                <w:sz w:val="18"/>
                <w:szCs w:val="18"/>
              </w:rPr>
              <w:t>領域/題材</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213923E" w14:textId="77777777" w:rsidR="00F26E2E" w:rsidRDefault="00B870A1">
            <w:pPr>
              <w:spacing w:line="260" w:lineRule="auto"/>
            </w:pPr>
            <w:r>
              <w:rPr>
                <w:b/>
                <w:bCs/>
                <w:sz w:val="18"/>
                <w:szCs w:val="18"/>
              </w:rPr>
              <w:t>検証</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3DE1C28" w14:textId="77777777" w:rsidR="00F26E2E" w:rsidRDefault="00B870A1">
            <w:pPr>
              <w:spacing w:line="260" w:lineRule="auto"/>
            </w:pPr>
            <w:r>
              <w:rPr>
                <w:b/>
                <w:bCs/>
                <w:sz w:val="18"/>
                <w:szCs w:val="18"/>
              </w:rPr>
              <w:t>主結果</w:t>
            </w:r>
          </w:p>
        </w:tc>
      </w:tr>
      <w:tr w:rsidR="00F26E2E" w14:paraId="7FCFB9CA"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0E1977" w14:textId="77777777" w:rsidR="00F26E2E" w:rsidRDefault="00B870A1">
            <w:pPr>
              <w:spacing w:line="260" w:lineRule="auto"/>
            </w:pPr>
            <w:r>
              <w:rPr>
                <w:sz w:val="18"/>
                <w:szCs w:val="18"/>
              </w:rPr>
              <w:t>1</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F3AA25" w14:textId="77777777" w:rsidR="00F26E2E" w:rsidRDefault="00B870A1">
            <w:pPr>
              <w:spacing w:line="260" w:lineRule="auto"/>
            </w:pPr>
            <w:r>
              <w:rPr>
                <w:sz w:val="18"/>
                <w:szCs w:val="18"/>
              </w:rPr>
              <w:t>純粋ロジック(区間分割)</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D324F6" w14:textId="77777777" w:rsidR="00F26E2E" w:rsidRDefault="00B870A1">
            <w:pPr>
              <w:spacing w:line="260" w:lineRule="auto"/>
            </w:pPr>
            <w:r>
              <w:rPr>
                <w:sz w:val="18"/>
                <w:szCs w:val="18"/>
              </w:rPr>
              <w:t>全工程を一巡</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3DAAD6" w14:textId="77777777" w:rsidR="00F26E2E" w:rsidRDefault="00B870A1">
            <w:pPr>
              <w:spacing w:line="260" w:lineRule="auto"/>
            </w:pPr>
            <w:r>
              <w:rPr>
                <w:sz w:val="18"/>
                <w:szCs w:val="18"/>
              </w:rPr>
              <w:t>BOMのみでビルド+受入14/14(従来手法1点介入)</w:t>
            </w:r>
          </w:p>
        </w:tc>
      </w:tr>
      <w:tr w:rsidR="00F26E2E" w14:paraId="20C7FDE7"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1789B8" w14:textId="77777777" w:rsidR="00F26E2E" w:rsidRDefault="00B870A1">
            <w:pPr>
              <w:spacing w:line="260" w:lineRule="auto"/>
            </w:pPr>
            <w:r>
              <w:rPr>
                <w:sz w:val="18"/>
                <w:szCs w:val="18"/>
              </w:rPr>
              <w:t>1.5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0B441E" w14:textId="77777777" w:rsidR="00F26E2E" w:rsidRDefault="00B870A1">
            <w:pPr>
              <w:spacing w:line="260" w:lineRule="auto"/>
            </w:pPr>
            <w:r>
              <w:rPr>
                <w:sz w:val="18"/>
                <w:szCs w:val="18"/>
              </w:rPr>
              <w:t>改善効果測定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40F86F" w14:textId="77777777" w:rsidR="00F26E2E" w:rsidRDefault="00B870A1">
            <w:pPr>
              <w:spacing w:line="260" w:lineRule="auto"/>
            </w:pPr>
            <w:r>
              <w:rPr>
                <w:sz w:val="18"/>
                <w:szCs w:val="18"/>
              </w:rPr>
              <w:t>完全性/無矛盾/グラフ化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878362" w14:textId="77777777" w:rsidR="00F26E2E" w:rsidRDefault="00B870A1">
            <w:pPr>
              <w:spacing w:line="260" w:lineRule="auto"/>
            </w:pPr>
            <w:r>
              <w:rPr>
                <w:sz w:val="18"/>
                <w:szCs w:val="18"/>
              </w:rPr>
              <w:t>新装置で1回目15/15・介入0・発散2→0</w:t>
            </w:r>
          </w:p>
        </w:tc>
      </w:tr>
      <w:tr w:rsidR="00F26E2E" w14:paraId="0C1C7DE7"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643C58" w14:textId="77777777" w:rsidR="00F26E2E" w:rsidRDefault="00B870A1">
            <w:pPr>
              <w:spacing w:line="260" w:lineRule="auto"/>
            </w:pPr>
            <w:r>
              <w:rPr>
                <w:sz w:val="18"/>
                <w:szCs w:val="18"/>
              </w:rPr>
              <w:t>2</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6BC301" w14:textId="77777777" w:rsidR="00F26E2E" w:rsidRDefault="00B870A1">
            <w:pPr>
              <w:spacing w:line="260" w:lineRule="auto"/>
            </w:pPr>
            <w:r>
              <w:rPr>
                <w:sz w:val="18"/>
                <w:szCs w:val="18"/>
              </w:rPr>
              <w:t>外部ツールIO(書き出し)</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24B854" w14:textId="77777777" w:rsidR="00F26E2E" w:rsidRDefault="00B870A1">
            <w:pPr>
              <w:spacing w:line="260" w:lineRule="auto"/>
            </w:pPr>
            <w:r>
              <w:rPr>
                <w:sz w:val="18"/>
                <w:szCs w:val="18"/>
              </w:rPr>
              <w:t>C2/工程欠落</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C06CD8" w14:textId="77777777" w:rsidR="00F26E2E" w:rsidRDefault="00B870A1">
            <w:pPr>
              <w:spacing w:line="260" w:lineRule="auto"/>
            </w:pPr>
            <w:r>
              <w:rPr>
                <w:sz w:val="18"/>
                <w:szCs w:val="18"/>
              </w:rPr>
              <w:t>規則部=15/15、ffmpeg文字列部で文字列照合が破綻</w:t>
            </w:r>
          </w:p>
        </w:tc>
      </w:tr>
      <w:tr w:rsidR="00F26E2E" w14:paraId="48F11A2A"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16BBD1" w14:textId="77777777" w:rsidR="00F26E2E" w:rsidRDefault="00B870A1">
            <w:pPr>
              <w:spacing w:line="260" w:lineRule="auto"/>
            </w:pPr>
            <w:r>
              <w:rPr>
                <w:sz w:val="18"/>
                <w:szCs w:val="18"/>
              </w:rPr>
              <w:t>2.5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3023E8" w14:textId="77777777" w:rsidR="00F26E2E" w:rsidRDefault="00B870A1">
            <w:pPr>
              <w:spacing w:line="260" w:lineRule="auto"/>
            </w:pPr>
            <w:r>
              <w:rPr>
                <w:sz w:val="18"/>
                <w:szCs w:val="18"/>
              </w:rPr>
              <w:t>execution受入(L2)</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DE531A" w14:textId="77777777" w:rsidR="00F26E2E" w:rsidRDefault="00B870A1">
            <w:pPr>
              <w:spacing w:line="260" w:lineRule="auto"/>
            </w:pPr>
            <w:r>
              <w:rPr>
                <w:sz w:val="18"/>
                <w:szCs w:val="18"/>
              </w:rPr>
              <w:t>受入モダリティ修正</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26BB6C" w14:textId="77777777" w:rsidR="00F26E2E" w:rsidRDefault="00B870A1">
            <w:pPr>
              <w:spacing w:line="260" w:lineRule="auto"/>
            </w:pPr>
            <w:r>
              <w:rPr>
                <w:sz w:val="18"/>
                <w:szCs w:val="18"/>
              </w:rPr>
              <w:t>様式差の誤検出消滅+別コーデックの沈黙乖離を捕捉</w:t>
            </w:r>
          </w:p>
        </w:tc>
      </w:tr>
      <w:tr w:rsidR="00F26E2E" w14:paraId="784D5CE4"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85A7BB" w14:textId="77777777" w:rsidR="00F26E2E" w:rsidRDefault="00B870A1">
            <w:pPr>
              <w:spacing w:line="260" w:lineRule="auto"/>
            </w:pPr>
            <w:r>
              <w:rPr>
                <w:sz w:val="18"/>
                <w:szCs w:val="18"/>
              </w:rPr>
              <w:t>3</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808F0A" w14:textId="77777777" w:rsidR="00F26E2E" w:rsidRDefault="00B870A1">
            <w:pPr>
              <w:spacing w:line="260" w:lineRule="auto"/>
            </w:pPr>
            <w:r>
              <w:rPr>
                <w:sz w:val="18"/>
                <w:szCs w:val="18"/>
              </w:rPr>
              <w:t>UI/知覚(タイムライン描画)</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FC783B" w14:textId="77777777" w:rsidR="00F26E2E" w:rsidRDefault="00B870A1">
            <w:pPr>
              <w:spacing w:line="260" w:lineRule="auto"/>
            </w:pPr>
            <w:r>
              <w:rPr>
                <w:sz w:val="18"/>
                <w:szCs w:val="18"/>
              </w:rPr>
              <w:t>知覚的受入</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9D442E" w14:textId="79274FBE" w:rsidR="00F26E2E" w:rsidRDefault="00B870A1">
            <w:pPr>
              <w:spacing w:line="260" w:lineRule="auto"/>
            </w:pPr>
            <w:r>
              <w:rPr>
                <w:sz w:val="18"/>
                <w:szCs w:val="18"/>
              </w:rPr>
              <w:t>幾何=画素完全一致/未規定の色=golden画素差分で差分画素31,672(全体の32.5%)・ティント矩形に局在(指定領域外の差分0)</w:t>
            </w:r>
          </w:p>
        </w:tc>
      </w:tr>
      <w:tr w:rsidR="00F26E2E" w14:paraId="0DDF55DC"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F1A245" w14:textId="77777777" w:rsidR="00F26E2E" w:rsidRDefault="00B870A1">
            <w:pPr>
              <w:spacing w:line="260" w:lineRule="auto"/>
            </w:pPr>
            <w:r>
              <w:rPr>
                <w:sz w:val="18"/>
                <w:szCs w:val="18"/>
              </w:rPr>
              <w:t>4</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EB0C41" w14:textId="77777777" w:rsidR="00F26E2E" w:rsidRDefault="00B870A1">
            <w:pPr>
              <w:spacing w:line="260" w:lineRule="auto"/>
            </w:pPr>
            <w:r>
              <w:rPr>
                <w:sz w:val="18"/>
                <w:szCs w:val="18"/>
              </w:rPr>
              <w:t>マルチファクトリ×K-BOM</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41F59F" w14:textId="77777777" w:rsidR="00F26E2E" w:rsidRDefault="00B870A1">
            <w:pPr>
              <w:spacing w:line="260" w:lineRule="auto"/>
            </w:pPr>
            <w:r>
              <w:rPr>
                <w:sz w:val="18"/>
                <w:szCs w:val="18"/>
              </w:rPr>
              <w:t>ばらつきで品質測定</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78D710" w14:textId="77777777" w:rsidR="00F26E2E" w:rsidRDefault="00B870A1">
            <w:pPr>
              <w:spacing w:line="260" w:lineRule="auto"/>
            </w:pPr>
            <w:r>
              <w:rPr>
                <w:sz w:val="18"/>
                <w:szCs w:val="18"/>
              </w:rPr>
              <w:t>K-BOMなし=全次元分岐/あり=3工場完全一致(ばらつき0)</w:t>
            </w:r>
          </w:p>
        </w:tc>
      </w:tr>
      <w:tr w:rsidR="00F26E2E" w14:paraId="26A6CB9A"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ED929E" w14:textId="77777777" w:rsidR="00F26E2E" w:rsidRDefault="00B870A1">
            <w:pPr>
              <w:spacing w:line="260" w:lineRule="auto"/>
            </w:pPr>
            <w:r>
              <w:rPr>
                <w:sz w:val="18"/>
                <w:szCs w:val="18"/>
              </w:rPr>
              <w:t>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1E8BFD" w14:textId="77777777" w:rsidR="00F26E2E" w:rsidRDefault="00B870A1">
            <w:pPr>
              <w:spacing w:line="260" w:lineRule="auto"/>
            </w:pPr>
            <w:r>
              <w:rPr>
                <w:sz w:val="18"/>
                <w:szCs w:val="18"/>
              </w:rPr>
              <w:t>execution L3(信号比較)</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ED6BE2" w14:textId="77777777" w:rsidR="00F26E2E" w:rsidRDefault="00B870A1">
            <w:pPr>
              <w:spacing w:line="260" w:lineRule="auto"/>
            </w:pPr>
            <w:r>
              <w:rPr>
                <w:sz w:val="18"/>
                <w:szCs w:val="18"/>
              </w:rPr>
              <w:t>座標系バグ捕捉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50AA6B" w14:textId="77777777" w:rsidR="00F26E2E" w:rsidRDefault="00B870A1">
            <w:pPr>
              <w:spacing w:line="260" w:lineRule="auto"/>
            </w:pPr>
            <w:r>
              <w:rPr>
                <w:sz w:val="18"/>
                <w:szCs w:val="18"/>
              </w:rPr>
              <w:t>L2同一(尺5.00s)でL3だけが音声位置バグを捕捉</w:t>
            </w:r>
          </w:p>
        </w:tc>
      </w:tr>
      <w:tr w:rsidR="00F26E2E" w14:paraId="04DF6CAE"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DD88D1" w14:textId="77777777" w:rsidR="00F26E2E" w:rsidRDefault="00B870A1">
            <w:pPr>
              <w:spacing w:line="260" w:lineRule="auto"/>
            </w:pPr>
            <w:r>
              <w:rPr>
                <w:sz w:val="18"/>
                <w:szCs w:val="18"/>
              </w:rPr>
              <w:t>6</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D6AAC5" w14:textId="77777777" w:rsidR="00F26E2E" w:rsidRDefault="00B870A1">
            <w:pPr>
              <w:spacing w:line="260" w:lineRule="auto"/>
            </w:pPr>
            <w:r>
              <w:rPr>
                <w:sz w:val="18"/>
                <w:szCs w:val="18"/>
              </w:rPr>
              <w:t>S-BOM/PLM(保守層)</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62102D" w14:textId="77777777" w:rsidR="00F26E2E" w:rsidRDefault="00B870A1">
            <w:pPr>
              <w:spacing w:line="260" w:lineRule="auto"/>
            </w:pPr>
            <w:r>
              <w:rPr>
                <w:sz w:val="18"/>
                <w:szCs w:val="18"/>
              </w:rPr>
              <w:t>表面知識の劣化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134233" w14:textId="77777777" w:rsidR="00F26E2E" w:rsidRDefault="00B870A1">
            <w:pPr>
              <w:spacing w:line="260" w:lineRule="auto"/>
            </w:pPr>
            <w:r>
              <w:rPr>
                <w:sz w:val="18"/>
                <w:szCs w:val="18"/>
              </w:rPr>
              <w:t>影響を6部品中1へ絞込・核は再検査不要・L3必要と導出</w:t>
            </w:r>
          </w:p>
        </w:tc>
      </w:tr>
      <w:tr w:rsidR="00F26E2E" w14:paraId="0C36A6A0"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591400" w14:textId="77777777" w:rsidR="00F26E2E" w:rsidRDefault="00B870A1">
            <w:pPr>
              <w:spacing w:line="260" w:lineRule="auto"/>
            </w:pPr>
            <w:r>
              <w:rPr>
                <w:sz w:val="18"/>
                <w:szCs w:val="18"/>
              </w:rPr>
              <w:t>7</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60EDBD" w14:textId="77777777" w:rsidR="00F26E2E" w:rsidRDefault="00B870A1">
            <w:pPr>
              <w:spacing w:line="260" w:lineRule="auto"/>
            </w:pPr>
            <w:r>
              <w:rPr>
                <w:sz w:val="18"/>
                <w:szCs w:val="18"/>
              </w:rPr>
              <w:t>リバース工程(入口)</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8D25CF" w14:textId="77777777" w:rsidR="00F26E2E" w:rsidRDefault="00B870A1">
            <w:pPr>
              <w:spacing w:line="260" w:lineRule="auto"/>
            </w:pPr>
            <w:r>
              <w:rPr>
                <w:sz w:val="18"/>
                <w:szCs w:val="18"/>
              </w:rPr>
              <w:t>CHEAT-001</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F027E1" w14:textId="77777777" w:rsidR="00F26E2E" w:rsidRDefault="00B870A1">
            <w:pPr>
              <w:spacing w:line="260" w:lineRule="auto"/>
            </w:pPr>
            <w:r>
              <w:rPr>
                <w:sz w:val="18"/>
                <w:szCs w:val="18"/>
              </w:rPr>
              <w:t>双方向トレース+監査で形式化。弱点=根拠の精度</w:t>
            </w:r>
          </w:p>
        </w:tc>
      </w:tr>
    </w:tbl>
    <w:p w14:paraId="27A31155" w14:textId="77777777" w:rsidR="00F26E2E" w:rsidRDefault="00F26E2E">
      <w:pPr>
        <w:spacing w:after="120"/>
      </w:pPr>
    </w:p>
    <w:p w14:paraId="35DCAF1D" w14:textId="77777777" w:rsidR="00F26E2E" w:rsidRDefault="00B870A1">
      <w:pPr>
        <w:pStyle w:val="2"/>
      </w:pPr>
      <w:bookmarkStart w:id="19" w:name="_Toc234603519"/>
      <w:r>
        <w:t>4.1 ずる台帳(12件)</w:t>
      </w:r>
      <w:bookmarkEnd w:id="19"/>
    </w:p>
    <w:p w14:paraId="6E36BF14" w14:textId="77777777" w:rsidR="00F26E2E" w:rsidRDefault="00B870A1">
      <w:pPr>
        <w:spacing w:before="120" w:after="60"/>
        <w:jc w:val="center"/>
      </w:pPr>
      <w:r>
        <w:rPr>
          <w:sz w:val="18"/>
          <w:szCs w:val="18"/>
        </w:rPr>
        <w:t>表5 ずる台帳総覧。全12件に解消・検出可能化・管理対象化のいずれかの手法的扱いを定めた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4140"/>
        <w:gridCol w:w="2700"/>
      </w:tblGrid>
      <w:tr w:rsidR="00F26E2E" w14:paraId="6B4DDB24" w14:textId="77777777">
        <w:trPr>
          <w:tblHeader/>
        </w:trPr>
        <w:tc>
          <w:tcPr>
            <w:tcW w:w="7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54D5069" w14:textId="77777777" w:rsidR="00F26E2E" w:rsidRDefault="00B870A1">
            <w:pPr>
              <w:spacing w:line="260" w:lineRule="auto"/>
            </w:pPr>
            <w:r>
              <w:rPr>
                <w:b/>
                <w:bCs/>
                <w:sz w:val="18"/>
                <w:szCs w:val="18"/>
              </w:rPr>
              <w:t>ID</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212A695" w14:textId="77777777" w:rsidR="00F26E2E" w:rsidRDefault="00B870A1">
            <w:pPr>
              <w:spacing w:line="260" w:lineRule="auto"/>
            </w:pPr>
            <w:r>
              <w:rPr>
                <w:b/>
                <w:bCs/>
                <w:sz w:val="18"/>
                <w:szCs w:val="18"/>
              </w:rPr>
              <w:t>分類</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08D852F" w14:textId="77777777" w:rsidR="00F26E2E" w:rsidRDefault="00B870A1">
            <w:pPr>
              <w:spacing w:line="260" w:lineRule="auto"/>
            </w:pPr>
            <w:r>
              <w:rPr>
                <w:b/>
                <w:bCs/>
                <w:sz w:val="18"/>
                <w:szCs w:val="18"/>
              </w:rPr>
              <w:t>要約</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03B3ADC" w14:textId="77777777" w:rsidR="00F26E2E" w:rsidRDefault="00B870A1">
            <w:pPr>
              <w:spacing w:line="260" w:lineRule="auto"/>
            </w:pPr>
            <w:r>
              <w:rPr>
                <w:b/>
                <w:bCs/>
                <w:sz w:val="18"/>
                <w:szCs w:val="18"/>
              </w:rPr>
              <w:t>手法的扱い</w:t>
            </w:r>
          </w:p>
        </w:tc>
      </w:tr>
      <w:tr w:rsidR="00F26E2E" w14:paraId="36A1467F"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DCF063" w14:textId="77777777" w:rsidR="00F26E2E" w:rsidRDefault="00B870A1">
            <w:pPr>
              <w:spacing w:line="260" w:lineRule="auto"/>
            </w:pPr>
            <w:r>
              <w:rPr>
                <w:sz w:val="18"/>
                <w:szCs w:val="18"/>
              </w:rPr>
              <w:t>001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FEC6A1" w14:textId="77777777" w:rsidR="00F26E2E" w:rsidRDefault="00B870A1">
            <w:pPr>
              <w:spacing w:line="260" w:lineRule="auto"/>
            </w:pPr>
            <w:r>
              <w:rPr>
                <w:sz w:val="18"/>
                <w:szCs w:val="18"/>
              </w:rPr>
              <w:t>C3</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16DEF6" w14:textId="77777777" w:rsidR="00F26E2E" w:rsidRDefault="00B870A1">
            <w:pPr>
              <w:spacing w:line="260" w:lineRule="auto"/>
            </w:pPr>
            <w:r>
              <w:rPr>
                <w:sz w:val="18"/>
                <w:szCs w:val="18"/>
              </w:rPr>
              <w:t>リバース工程が手法に無い(完全性証明不能)</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74605B" w14:textId="77777777" w:rsidR="00F26E2E" w:rsidRDefault="00B870A1">
            <w:pPr>
              <w:spacing w:line="260" w:lineRule="auto"/>
            </w:pPr>
            <w:r>
              <w:rPr>
                <w:sz w:val="18"/>
                <w:szCs w:val="18"/>
              </w:rPr>
              <w:t>Loop7で形式化(双方向トレース+監査)</w:t>
            </w:r>
          </w:p>
        </w:tc>
      </w:tr>
      <w:tr w:rsidR="00F26E2E" w14:paraId="6BDBB8E8"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1A3BE5" w14:textId="77777777" w:rsidR="00F26E2E" w:rsidRDefault="00B870A1">
            <w:pPr>
              <w:spacing w:line="260" w:lineRule="auto"/>
            </w:pPr>
            <w:r>
              <w:rPr>
                <w:sz w:val="18"/>
                <w:szCs w:val="18"/>
              </w:rPr>
              <w:t>002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789E26" w14:textId="77777777" w:rsidR="00F26E2E" w:rsidRDefault="00B870A1">
            <w:pPr>
              <w:spacing w:line="260" w:lineRule="auto"/>
            </w:pPr>
            <w:r>
              <w:rPr>
                <w:sz w:val="18"/>
                <w:szCs w:val="18"/>
              </w:rPr>
              <w:t>C5</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580F76" w14:textId="77777777" w:rsidR="00F26E2E" w:rsidRDefault="00B870A1">
            <w:pPr>
              <w:spacing w:line="260" w:lineRule="auto"/>
            </w:pPr>
            <w:r>
              <w:rPr>
                <w:sz w:val="18"/>
                <w:szCs w:val="18"/>
              </w:rPr>
              <w:t>1スライスのE-BOMが木にならない(横断部品)</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562525" w14:textId="77777777" w:rsidR="00F26E2E" w:rsidRDefault="00B870A1">
            <w:pPr>
              <w:spacing w:line="260" w:lineRule="auto"/>
            </w:pPr>
            <w:r>
              <w:rPr>
                <w:sz w:val="18"/>
                <w:szCs w:val="18"/>
              </w:rPr>
              <w:t>グラフ化で解消</w:t>
            </w:r>
          </w:p>
        </w:tc>
      </w:tr>
      <w:tr w:rsidR="00F26E2E" w14:paraId="403062BE"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518C86" w14:textId="77777777" w:rsidR="00F26E2E" w:rsidRDefault="00B870A1">
            <w:pPr>
              <w:spacing w:line="260" w:lineRule="auto"/>
            </w:pPr>
            <w:r>
              <w:rPr>
                <w:sz w:val="18"/>
                <w:szCs w:val="18"/>
              </w:rPr>
              <w:t>003</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88CE6A" w14:textId="77777777" w:rsidR="00F26E2E" w:rsidRDefault="00B870A1">
            <w:pPr>
              <w:spacing w:line="260" w:lineRule="auto"/>
            </w:pPr>
            <w:r>
              <w:rPr>
                <w:sz w:val="18"/>
                <w:szCs w:val="18"/>
              </w:rPr>
              <w:t>C1</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639B44" w14:textId="77777777" w:rsidR="00F26E2E" w:rsidRDefault="00B870A1">
            <w:pPr>
              <w:spacing w:line="260" w:lineRule="auto"/>
            </w:pPr>
            <w:r>
              <w:rPr>
                <w:sz w:val="18"/>
                <w:szCs w:val="18"/>
              </w:rPr>
              <w:t>バグ修正由来部品の存在理由を記録できない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48429E" w14:textId="77777777" w:rsidR="00F26E2E" w:rsidRDefault="00B870A1">
            <w:pPr>
              <w:spacing w:line="260" w:lineRule="auto"/>
            </w:pPr>
            <w:r>
              <w:rPr>
                <w:sz w:val="18"/>
                <w:szCs w:val="18"/>
              </w:rPr>
              <w:t>存在理由型の拡張</w:t>
            </w:r>
          </w:p>
        </w:tc>
      </w:tr>
      <w:tr w:rsidR="00F26E2E" w14:paraId="230E078F"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48E778" w14:textId="77777777" w:rsidR="00F26E2E" w:rsidRDefault="00B870A1">
            <w:pPr>
              <w:spacing w:line="260" w:lineRule="auto"/>
            </w:pPr>
            <w:r>
              <w:rPr>
                <w:sz w:val="18"/>
                <w:szCs w:val="18"/>
              </w:rPr>
              <w:lastRenderedPageBreak/>
              <w:t>004</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E4B544" w14:textId="77777777" w:rsidR="00F26E2E" w:rsidRDefault="00B870A1">
            <w:pPr>
              <w:spacing w:line="260" w:lineRule="auto"/>
            </w:pPr>
            <w:r>
              <w:rPr>
                <w:sz w:val="18"/>
                <w:szCs w:val="18"/>
              </w:rPr>
              <w:t>C6</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0AE745" w14:textId="77777777" w:rsidR="00F26E2E" w:rsidRDefault="00B870A1">
            <w:pPr>
              <w:spacing w:line="260" w:lineRule="auto"/>
            </w:pPr>
            <w:r>
              <w:rPr>
                <w:sz w:val="18"/>
                <w:szCs w:val="18"/>
              </w:rPr>
              <w:t>受入基準AC-12が自己矛盾→原版と発散</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56F552" w14:textId="77777777" w:rsidR="00F26E2E" w:rsidRDefault="00B870A1">
            <w:pPr>
              <w:spacing w:line="260" w:lineRule="auto"/>
            </w:pPr>
            <w:r>
              <w:rPr>
                <w:sz w:val="18"/>
                <w:szCs w:val="18"/>
              </w:rPr>
              <w:t>無矛盾検査で解消</w:t>
            </w:r>
          </w:p>
        </w:tc>
      </w:tr>
      <w:tr w:rsidR="00F26E2E" w14:paraId="274D432E"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44B856" w14:textId="77777777" w:rsidR="00F26E2E" w:rsidRDefault="00B870A1">
            <w:pPr>
              <w:spacing w:line="260" w:lineRule="auto"/>
            </w:pPr>
            <w:r>
              <w:rPr>
                <w:sz w:val="18"/>
                <w:szCs w:val="18"/>
              </w:rPr>
              <w:t>005</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60BD18"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431351" w14:textId="77777777" w:rsidR="00F26E2E" w:rsidRDefault="00B870A1">
            <w:pPr>
              <w:spacing w:line="260" w:lineRule="auto"/>
            </w:pPr>
            <w:r>
              <w:rPr>
                <w:sz w:val="18"/>
                <w:szCs w:val="18"/>
              </w:rPr>
              <w:t>丸め未指定→テスト緑でもサイレント乖離</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48DCDA" w14:textId="77777777" w:rsidR="00F26E2E" w:rsidRDefault="00B870A1">
            <w:pPr>
              <w:spacing w:line="260" w:lineRule="auto"/>
            </w:pPr>
            <w:r>
              <w:rPr>
                <w:sz w:val="18"/>
                <w:szCs w:val="18"/>
              </w:rPr>
              <w:t>完全性(中間値ベクタ)で解消</w:t>
            </w:r>
          </w:p>
        </w:tc>
      </w:tr>
      <w:tr w:rsidR="00F26E2E" w14:paraId="27B64399"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170716" w14:textId="77777777" w:rsidR="00F26E2E" w:rsidRDefault="00B870A1">
            <w:pPr>
              <w:spacing w:line="260" w:lineRule="auto"/>
            </w:pPr>
            <w:r>
              <w:rPr>
                <w:sz w:val="18"/>
                <w:szCs w:val="18"/>
              </w:rPr>
              <w:t>006</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77CCDB"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FABCAF" w14:textId="77777777" w:rsidR="00F26E2E" w:rsidRDefault="00B870A1">
            <w:pPr>
              <w:spacing w:line="260" w:lineRule="auto"/>
            </w:pPr>
            <w:r>
              <w:rPr>
                <w:sz w:val="18"/>
                <w:szCs w:val="18"/>
              </w:rPr>
              <w:t>UI/知覚部品は客観検査不能</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255839" w14:textId="77777777" w:rsidR="00F26E2E" w:rsidRDefault="00B870A1">
            <w:pPr>
              <w:spacing w:line="260" w:lineRule="auto"/>
            </w:pPr>
            <w:r>
              <w:rPr>
                <w:sz w:val="18"/>
                <w:szCs w:val="18"/>
              </w:rPr>
              <w:t>Loop3で特性化(許容差+承認者)</w:t>
            </w:r>
          </w:p>
        </w:tc>
      </w:tr>
      <w:tr w:rsidR="00F26E2E" w14:paraId="534C4AA4"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4C0399" w14:textId="77777777" w:rsidR="00F26E2E" w:rsidRDefault="00B870A1">
            <w:pPr>
              <w:spacing w:line="260" w:lineRule="auto"/>
            </w:pPr>
            <w:r>
              <w:rPr>
                <w:sz w:val="18"/>
                <w:szCs w:val="18"/>
              </w:rPr>
              <w:t>007</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32D534"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2A16D1" w14:textId="77777777" w:rsidR="00F26E2E" w:rsidRDefault="00B870A1">
            <w:pPr>
              <w:spacing w:line="260" w:lineRule="auto"/>
            </w:pPr>
            <w:r>
              <w:rPr>
                <w:sz w:val="18"/>
                <w:szCs w:val="18"/>
              </w:rPr>
              <w:t>コピー白名簿等は要求から導けずBOMが運ぶ</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BA0B32" w14:textId="77777777" w:rsidR="00F26E2E" w:rsidRDefault="00B870A1">
            <w:pPr>
              <w:spacing w:line="260" w:lineRule="auto"/>
            </w:pPr>
            <w:r>
              <w:rPr>
                <w:sz w:val="18"/>
                <w:szCs w:val="18"/>
              </w:rPr>
              <w:t>表面=知識転記として管理</w:t>
            </w:r>
          </w:p>
        </w:tc>
      </w:tr>
      <w:tr w:rsidR="00F26E2E" w14:paraId="44B4FD3D"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D84860" w14:textId="77777777" w:rsidR="00F26E2E" w:rsidRDefault="00B870A1">
            <w:pPr>
              <w:spacing w:line="260" w:lineRule="auto"/>
            </w:pPr>
            <w:r>
              <w:rPr>
                <w:sz w:val="18"/>
                <w:szCs w:val="18"/>
              </w:rPr>
              <w:t>008</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5D59B2"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47052A" w14:textId="77777777" w:rsidR="00F26E2E" w:rsidRDefault="00B870A1">
            <w:pPr>
              <w:spacing w:line="260" w:lineRule="auto"/>
            </w:pPr>
            <w:r>
              <w:rPr>
                <w:sz w:val="18"/>
                <w:szCs w:val="18"/>
              </w:rPr>
              <w:t>seekBase音声時刻の取り違え(音ズレ実バグ)</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9DEDB5" w14:textId="77777777" w:rsidR="00F26E2E" w:rsidRDefault="00B870A1">
            <w:pPr>
              <w:spacing w:line="260" w:lineRule="auto"/>
            </w:pPr>
            <w:r>
              <w:rPr>
                <w:sz w:val="18"/>
                <w:szCs w:val="18"/>
              </w:rPr>
              <w:t>座標系の不変条件を明示</w:t>
            </w:r>
          </w:p>
        </w:tc>
      </w:tr>
      <w:tr w:rsidR="00F26E2E" w14:paraId="141D4F8A"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63E7BF" w14:textId="77777777" w:rsidR="00F26E2E" w:rsidRDefault="00B870A1">
            <w:pPr>
              <w:spacing w:line="260" w:lineRule="auto"/>
            </w:pPr>
            <w:r>
              <w:rPr>
                <w:sz w:val="18"/>
                <w:szCs w:val="18"/>
              </w:rPr>
              <w:t>009</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BE7B62"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900EC7" w14:textId="77777777" w:rsidR="00F26E2E" w:rsidRDefault="00B870A1">
            <w:pPr>
              <w:spacing w:line="260" w:lineRule="auto"/>
            </w:pPr>
            <w:r>
              <w:rPr>
                <w:sz w:val="18"/>
                <w:szCs w:val="18"/>
              </w:rPr>
              <w:t>文字列照合は過剰結合かつ被覆不足</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93E0A2" w14:textId="77777777" w:rsidR="00F26E2E" w:rsidRDefault="00B870A1">
            <w:pPr>
              <w:spacing w:line="260" w:lineRule="auto"/>
            </w:pPr>
            <w:r>
              <w:rPr>
                <w:sz w:val="18"/>
                <w:szCs w:val="18"/>
              </w:rPr>
              <w:t>execution(L2)へ引き上げ</w:t>
            </w:r>
          </w:p>
        </w:tc>
      </w:tr>
      <w:tr w:rsidR="00F26E2E" w14:paraId="0A70A23F"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812CCF" w14:textId="77777777" w:rsidR="00F26E2E" w:rsidRDefault="00B870A1">
            <w:pPr>
              <w:spacing w:line="260" w:lineRule="auto"/>
            </w:pPr>
            <w:r>
              <w:rPr>
                <w:sz w:val="18"/>
                <w:szCs w:val="18"/>
              </w:rPr>
              <w:t>010</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A0EC92"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A0820B" w14:textId="77777777" w:rsidR="00F26E2E" w:rsidRDefault="00B870A1">
            <w:pPr>
              <w:spacing w:line="260" w:lineRule="auto"/>
            </w:pPr>
            <w:r>
              <w:rPr>
                <w:sz w:val="18"/>
                <w:szCs w:val="18"/>
              </w:rPr>
              <w:t>レイアウト定数・NiceStepは設計知識</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A9B423" w14:textId="77777777" w:rsidR="00F26E2E" w:rsidRDefault="00B870A1">
            <w:pPr>
              <w:spacing w:line="260" w:lineRule="auto"/>
            </w:pPr>
            <w:r>
              <w:rPr>
                <w:sz w:val="18"/>
                <w:szCs w:val="18"/>
              </w:rPr>
              <w:t>表面=知識転記として管理</w:t>
            </w:r>
          </w:p>
        </w:tc>
      </w:tr>
      <w:tr w:rsidR="00F26E2E" w14:paraId="27AD9104"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0D045C" w14:textId="77777777" w:rsidR="00F26E2E" w:rsidRDefault="00B870A1">
            <w:pPr>
              <w:spacing w:line="260" w:lineRule="auto"/>
            </w:pPr>
            <w:r>
              <w:rPr>
                <w:sz w:val="18"/>
                <w:szCs w:val="18"/>
              </w:rPr>
              <w:t>011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6CFD1C"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370426" w14:textId="77777777" w:rsidR="00F26E2E" w:rsidRDefault="00B870A1">
            <w:pPr>
              <w:spacing w:line="260" w:lineRule="auto"/>
            </w:pPr>
            <w:r>
              <w:rPr>
                <w:sz w:val="18"/>
                <w:szCs w:val="18"/>
              </w:rPr>
              <w:t>goldenは妥当な設計差を拒否(知覚オラクル不在)</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A6EBB7" w14:textId="77777777" w:rsidR="00F26E2E" w:rsidRDefault="00B870A1">
            <w:pPr>
              <w:spacing w:line="260" w:lineRule="auto"/>
            </w:pPr>
            <w:r>
              <w:rPr>
                <w:sz w:val="18"/>
                <w:szCs w:val="18"/>
              </w:rPr>
              <w:t>許容差+設計承認者</w:t>
            </w:r>
          </w:p>
        </w:tc>
      </w:tr>
      <w:tr w:rsidR="00F26E2E" w14:paraId="2A016646"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A10F82" w14:textId="77777777" w:rsidR="00F26E2E" w:rsidRDefault="00B870A1">
            <w:pPr>
              <w:spacing w:line="260" w:lineRule="auto"/>
            </w:pPr>
            <w:r>
              <w:rPr>
                <w:sz w:val="18"/>
                <w:szCs w:val="18"/>
              </w:rPr>
              <w:t>012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DCCBE3"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869F40" w14:textId="77777777" w:rsidR="00F26E2E" w:rsidRDefault="00B870A1">
            <w:pPr>
              <w:spacing w:line="260" w:lineRule="auto"/>
            </w:pPr>
            <w:r>
              <w:rPr>
                <w:sz w:val="18"/>
                <w:szCs w:val="18"/>
              </w:rPr>
              <w:t>工場間一致は正しさを保証しない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9847A5" w14:textId="77777777" w:rsidR="00F26E2E" w:rsidRDefault="00B870A1">
            <w:pPr>
              <w:spacing w:line="260" w:lineRule="auto"/>
            </w:pPr>
            <w:r>
              <w:rPr>
                <w:sz w:val="18"/>
                <w:szCs w:val="18"/>
              </w:rPr>
              <w:t>L3で座標系バグ捕捉=二軸管理</w:t>
            </w:r>
          </w:p>
        </w:tc>
      </w:tr>
    </w:tbl>
    <w:p>
      <w:pPr>
        <w:rPr>
          <w:ins w:id="8934" w:author="Claude" w:date="2026-07-10T00:00:00Z"/>
        </w:rPr>
      </w:pPr>
      <w:ins w:id="8935" w:author="Claude" w:date="2026-07-10T00:00:00Z">
        <w:r>
          <w:t xml:space="preserve">各件の一次発現層(artifact-surface 4・oracle 5・process 1・bom-metamodel 2)と副次層・判定根拠は、付録C表22を正本として参照する(本表は原因分類C1〜C6と手法的扱いの総覧であり、分類の正本を二重化しない)。</w:t>
        </w:r>
      </w:ins>
    </w:p>
    <w:p w14:paraId="12BD6366" w14:textId="77777777" w:rsidR="00F26E2E" w:rsidRDefault="00F26E2E">
      <w:pPr>
        <w:spacing w:after="120"/>
      </w:pPr>
    </w:p>
    <w:p w14:paraId="069AFCFA" w14:textId="77777777" w:rsidR="00F26E2E" w:rsidRDefault="00B870A1">
      <w:pPr>
        <w:pStyle w:val="2"/>
      </w:pPr>
      <w:bookmarkStart w:id="20" w:name="_Toc234603520"/>
      <w:r>
        <w:t>4.2 中心的発見 ― 核と表面の観測命題</w:t>
      </w:r>
      <w:bookmarkEnd w:id="20"/>
    </w:p>
    <w:p w14:paraId="02E7A9C9" w14:textId="186DC832" w:rsidR="00F26E2E" w:rsidRDefault="00B870A1">
      <w:pPr>
        <w:spacing w:after="120" w:line="300" w:lineRule="auto"/>
        <w:jc w:val="both"/>
      </w:pPr>
      <w:r>
        <w:t>3つの異なる領域(純粋ロジック/外部ツール/UI)が同じ構造に収束した。どの部品も「</w:t>
      </w:r>
      <w:r>
        <w:rPr>
          <w:b/>
          <w:bCs/>
        </w:rPr>
        <w:t>ロジックの核</w:t>
      </w:r>
      <w:r>
        <w:t>」(ドメイン代数・判定規則・幾何。要求から導出可能、unitで検査可能、BOMから鋳造できる)と「</w:t>
      </w:r>
      <w:r>
        <w:rPr>
          <w:b/>
          <w:bCs/>
        </w:rPr>
        <w:t>外部表面</w:t>
      </w:r>
      <w:r>
        <w:t>」(外部ツールのコマンド文法・画面の画素。要求から導けず、外部仕様や設計システムの知識転記と execution/golden+人間判断による検査を要する)の2層に分かれる。</w:t>
      </w:r>
      <w:del w:id="8816" w:author="Claude" w:date="2026-07-10T00:00:00Z">
        <w:r>
          <w:delText>本研究の操作的判定と固定オラクル被覆の下で観測された12件について、成果物上に現れた未規定充填は外部知識依存面に集中した。ただし、その原因層はBOM表現・工程・オラクルにも分布した</w:delText>
        </w:r>
      </w:del>
      <w:ins w:id="8817" w:author="Claude" w:date="2026-07-10T00:00:00Z">
        <w:r>
          <w:t>本研究の操作的判定と固定オラクル被覆の下で観測された12件のうち、成果物上に発現したのは4件(事前定義した排他的分類規則による第一分類)であり、その4件はいずれも外部知識依存面に位置した。残る8件はBOMメタモデル(2件)・工程(1件)・オラクル(5件)に分布した</w:t>
        </w:r>
      </w:ins>
      <w:r>
        <w:t xml:space="preserve"> ― 12件の層別分類は付録C表22に示す</w:t>
      </w:r>
      <w:del w:id="8903" w:author="Claude" w:date="2026-07-10T00:00:00Z">
        <w:r>
          <w:delText>(第二評価者による独立分類を実施中であり、一致率と裁定記録は再査読稿で報告する)。</w:delText>
        </w:r>
      </w:del>
      <w:ins w:id="8904" w:author="Claude" w:date="2026-07-10T00:00:00Z">
        <w:r>
          <w:t>。CHEAT-005とCHEAT-012には副次層があり、独立盲検評価による確認を要する。なお外部AI査読者による確認的再判定(盲検条件未達 ― 評価者が本表へアクセス可能で、個票見出しに既存分類ラベルを含む)では軸A・軸Bとも12/12一致(κ=1.000)であったが、評価者間信頼性の証拠としては用いない(記録と使用制限は公開リポジトリ loops/cheat-reclassification-01/)。</w:t>
        </w:r>
      </w:ins>
      <w:r>
        <w:t xml:space="preserve">これは製造業の比喩と一致する: 寸法・機構(核)は図面から作れるが、表面処理・嵌合・外観(表面)は加工知識と検査工程を要する。</w:t>
      </w:r>
    </w:p>
    <w:p w14:paraId="0C6948E2" w14:textId="77777777" w:rsidR="00F26E2E" w:rsidRDefault="00B870A1">
      <w:pPr>
        <w:spacing w:after="120" w:line="300" w:lineRule="auto"/>
        <w:jc w:val="both"/>
      </w:pPr>
      <w:r>
        <w:t>また、BOMが十分に見えるのは記述が完全だからではなく、</w:t>
      </w:r>
      <w:r>
        <w:rPr>
          <w:b/>
          <w:bCs/>
        </w:rPr>
        <w:t>製造者と設計者が暗黙知を共有するから</w:t>
      </w:r>
      <w:r>
        <w:t>である(C2)。共有知識が尽きた一点で、ずるは様式差でなく機能バグになる(CHEAT-008 の音ズレ)。さらに、仕様の正しさは振る舞いだけでなく</w:t>
      </w:r>
      <w:r>
        <w:rPr>
          <w:b/>
          <w:bCs/>
        </w:rPr>
        <w:t>根拠の精度</w:t>
      </w:r>
      <w:r>
        <w:t>に依存する(Loop7): 複数リーダーは振る舞いを全員一致で読めたが、根拠を「AV同期」と粗く読み、真の「AACサンプル精度」を取りこぼした。根拠の精度が受入の深さ・許容差を決めるため、過小読みは粗い受入を招く。</w:t>
      </w:r>
    </w:p>
    <w:p w14:paraId="3E1DB6CF" w14:textId="5AEA4BF0" w:rsidR="00F26E2E" w:rsidRDefault="00B870A1">
      <w:pPr>
        <w:pStyle w:val="1"/>
        <w:pageBreakBefore/>
      </w:pPr>
      <w:bookmarkStart w:id="21" w:name="_Toc234603521"/>
      <w:r>
        <w:lastRenderedPageBreak/>
        <w:t>5. 実験II: ドメイン横断の概念的再現(ドメイン数 N=3)</w:t>
      </w:r>
      <w:bookmarkEnd w:id="21"/>
    </w:p>
    <w:p w14:paraId="14FAF038" w14:textId="77777777" w:rsidR="00F26E2E" w:rsidRDefault="00B870A1">
      <w:pPr>
        <w:spacing w:after="120" w:line="300" w:lineRule="auto"/>
        <w:jc w:val="both"/>
      </w:pPr>
      <w:r>
        <w:t>核/表面の構造が MoviePad 固有でないかを、別ドメイン2題材で検証した。(1) Web API(会議室予約・.NET minimal API・公開リポジトリ BomDD-WebApi-Sample)、(2) 分散Saga(注文フルフィルメント・非同期イベント駆動・公開リポジトリ BomDD-DistributedSaga-Sample)。</w:t>
      </w:r>
    </w:p>
    <w:p w14:paraId="79DE5467" w14:textId="77777777" w:rsidR="00F26E2E" w:rsidRDefault="00B870A1">
      <w:pPr>
        <w:spacing w:before="120" w:after="60"/>
        <w:jc w:val="center"/>
      </w:pPr>
      <w:r>
        <w:rPr>
          <w:sz w:val="18"/>
          <w:szCs w:val="18"/>
        </w:rPr>
      </w:r>
      <w:del w:id="8814" w:author="Claude" w:date="2026-07-10T00:00:00Z">
        <w:r>
          <w:rPr>
            <w:sz w:val="18"/>
            <w:szCs w:val="18"/>
          </w:rPr>
          <w:delText>表6 外部妥当性検証の結果</w:delText>
        </w:r>
      </w:del>
      <w:ins w:id="8815" w:author="Claude" w:date="2026-07-10T00:00:00Z">
        <w:r>
          <w:rPr>
            <w:sz w:val="18"/>
            <w:szCs w:val="18"/>
          </w:rPr>
          <w:t>表6 ドメイン横断の概念的再現結果</w:t>
        </w:r>
      </w:ins>
      <w:r>
        <w:rPr>
          <w:sz w:val="18"/>
          <w:szCs w:val="18"/>
        </w:rPr>
        <w:t xml:space="preserv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340"/>
        <w:gridCol w:w="1980"/>
        <w:gridCol w:w="2700"/>
      </w:tblGrid>
      <w:tr w:rsidR="00F26E2E" w14:paraId="1953331C" w14:textId="77777777">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158FF3C" w14:textId="77777777" w:rsidR="00F26E2E" w:rsidRDefault="00B870A1">
            <w:pPr>
              <w:spacing w:line="260" w:lineRule="auto"/>
            </w:pPr>
            <w:r>
              <w:rPr>
                <w:b/>
                <w:bCs/>
                <w:sz w:val="18"/>
                <w:szCs w:val="18"/>
              </w:rPr>
              <w:t>系列</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E44788A" w14:textId="77777777" w:rsidR="00F26E2E" w:rsidRDefault="00B870A1">
            <w:pPr>
              <w:spacing w:line="260" w:lineRule="auto"/>
            </w:pPr>
            <w:r>
              <w:rPr>
                <w:b/>
                <w:bCs/>
                <w:sz w:val="18"/>
                <w:szCs w:val="18"/>
              </w:rPr>
              <w:t>ループ</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3D11483" w14:textId="77777777" w:rsidR="00F26E2E" w:rsidRDefault="00B870A1">
            <w:pPr>
              <w:spacing w:line="260" w:lineRule="auto"/>
            </w:pPr>
            <w:r>
              <w:rPr>
                <w:b/>
                <w:bCs/>
                <w:sz w:val="18"/>
                <w:szCs w:val="18"/>
              </w:rPr>
              <w:t>固定オラクル差分</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70C98EA" w14:textId="77777777" w:rsidR="00F26E2E" w:rsidRDefault="00B870A1">
            <w:pPr>
              <w:spacing w:line="260" w:lineRule="auto"/>
            </w:pPr>
            <w:r>
              <w:rPr>
                <w:b/>
                <w:bCs/>
                <w:sz w:val="18"/>
                <w:szCs w:val="18"/>
              </w:rPr>
              <w:t>含意</w:t>
            </w:r>
          </w:p>
        </w:tc>
      </w:tr>
      <w:tr w:rsidR="00F26E2E" w14:paraId="04174A9A"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DC7471" w14:textId="77777777" w:rsidR="00F26E2E" w:rsidRDefault="00B870A1">
            <w:pPr>
              <w:spacing w:line="260" w:lineRule="auto"/>
            </w:pPr>
            <w:r>
              <w:rPr>
                <w:sz w:val="18"/>
                <w:szCs w:val="18"/>
              </w:rPr>
              <w:t>Web API 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6BE087" w14:textId="77777777" w:rsidR="00F26E2E" w:rsidRDefault="00B870A1">
            <w:pPr>
              <w:spacing w:line="260" w:lineRule="auto"/>
            </w:pPr>
            <w:r>
              <w:rPr>
                <w:sz w:val="18"/>
                <w:szCs w:val="18"/>
              </w:rPr>
              <w:t>webapi-01→01.5→01.6</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916DD6" w14:textId="77777777" w:rsidR="00F26E2E" w:rsidRDefault="00B870A1">
            <w:pPr>
              <w:spacing w:line="260" w:lineRule="auto"/>
            </w:pPr>
            <w:r>
              <w:rPr>
                <w:sz w:val="18"/>
                <w:szCs w:val="18"/>
              </w:rPr>
              <w:t xml:space="preserve">2/16 → 3/16 → </w:t>
            </w:r>
            <w:r>
              <w:rPr>
                <w:b/>
                <w:bCs/>
                <w:sz w:val="18"/>
                <w:szCs w:val="18"/>
              </w:rPr>
              <w:t>0/16</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2F9FED" w14:textId="77777777" w:rsidR="00F26E2E" w:rsidRDefault="00B870A1">
            <w:pPr>
              <w:spacing w:line="260" w:lineRule="auto"/>
            </w:pPr>
            <w:r>
              <w:rPr>
                <w:sz w:val="18"/>
                <w:szCs w:val="18"/>
              </w:rPr>
              <w:t>BOM補正で鋳造性が漸近的に向上。修正はコーチングでなくBOMに宿る(毎回freshな装置で検証)</w:t>
            </w:r>
          </w:p>
        </w:tc>
      </w:tr>
      <w:tr w:rsidR="00F26E2E" w14:paraId="3ACFDA8B"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95A108" w14:textId="77777777" w:rsidR="00F26E2E" w:rsidRDefault="00B870A1">
            <w:pPr>
              <w:spacing w:line="260" w:lineRule="auto"/>
            </w:pPr>
            <w:r>
              <w:rPr>
                <w:sz w:val="18"/>
                <w:szCs w:val="18"/>
              </w:rPr>
              <w:t>Web API 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4F7464" w14:textId="77777777" w:rsidR="00F26E2E" w:rsidRDefault="00B870A1">
            <w:pPr>
              <w:spacing w:line="260" w:lineRule="auto"/>
            </w:pPr>
            <w:r>
              <w:rPr>
                <w:sz w:val="18"/>
                <w:szCs w:val="18"/>
              </w:rPr>
              <w:t>webapi-02(BOM凍結)</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30FAEA" w14:textId="77777777" w:rsidR="00F26E2E" w:rsidRDefault="00B870A1">
            <w:pPr>
              <w:spacing w:line="260" w:lineRule="auto"/>
            </w:pPr>
            <w:r>
              <w:rPr>
                <w:sz w:val="18"/>
                <w:szCs w:val="18"/>
              </w:rPr>
              <w:t>opus 0 / sonnet 1 / haiku 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16D400" w14:textId="77777777" w:rsidR="00F26E2E" w:rsidRDefault="00B870A1">
            <w:pPr>
              <w:spacing w:line="260" w:lineRule="auto"/>
            </w:pPr>
            <w:r>
              <w:rPr>
                <w:sz w:val="18"/>
                <w:szCs w:val="18"/>
              </w:rPr>
              <w:t>差分は BOM欠落/工場能力/探索的未規定 に分類可能。仕様化済み契約は転移し、未規定面は分散</w:t>
            </w:r>
          </w:p>
        </w:tc>
      </w:tr>
      <w:tr w:rsidR="00F26E2E" w14:paraId="6444B92A"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FFD878" w14:textId="77777777" w:rsidR="00F26E2E" w:rsidRDefault="00B870A1">
            <w:pPr>
              <w:spacing w:line="260" w:lineRule="auto"/>
            </w:pPr>
            <w:r>
              <w:rPr>
                <w:sz w:val="18"/>
                <w:szCs w:val="18"/>
              </w:rPr>
              <w:t>分散Saga 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20427E" w14:textId="77777777" w:rsidR="00F26E2E" w:rsidRDefault="00B870A1">
            <w:pPr>
              <w:spacing w:line="260" w:lineRule="auto"/>
            </w:pPr>
            <w:r>
              <w:rPr>
                <w:sz w:val="18"/>
                <w:szCs w:val="18"/>
              </w:rPr>
              <w:t>saga-01</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A3BFE1" w14:textId="77777777" w:rsidR="00F26E2E" w:rsidRDefault="00B870A1">
            <w:pPr>
              <w:spacing w:line="260" w:lineRule="auto"/>
            </w:pPr>
            <w:r>
              <w:rPr>
                <w:b/>
                <w:bCs/>
                <w:sz w:val="18"/>
                <w:szCs w:val="18"/>
              </w:rPr>
              <w:t>0/7</w:t>
            </w:r>
            <w:r>
              <w:rPr>
                <w:sz w:val="18"/>
                <w:szCs w:val="18"/>
              </w:rPr>
              <w:t>(初回)</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04E7FD" w14:textId="77777777" w:rsidR="00F26E2E" w:rsidRDefault="00B870A1">
            <w:pPr>
              <w:spacing w:line="260" w:lineRule="auto"/>
            </w:pPr>
            <w:r>
              <w:rPr>
                <w:sz w:val="18"/>
                <w:szCs w:val="18"/>
              </w:rPr>
              <w:t>練られたseed BOMから収束ループ0回で到達。核を非同期ドメインで鋳造</w:t>
            </w:r>
          </w:p>
        </w:tc>
      </w:tr>
      <w:tr w:rsidR="00F26E2E" w14:paraId="048EBF7E"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805B99" w14:textId="77777777" w:rsidR="00F26E2E" w:rsidRDefault="00B870A1">
            <w:pPr>
              <w:spacing w:line="260" w:lineRule="auto"/>
            </w:pPr>
            <w:r>
              <w:rPr>
                <w:sz w:val="18"/>
                <w:szCs w:val="18"/>
              </w:rPr>
              <w:t>分散Saga 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46C02B" w14:textId="77777777" w:rsidR="00F26E2E" w:rsidRDefault="00B870A1">
            <w:pPr>
              <w:spacing w:line="260" w:lineRule="auto"/>
            </w:pPr>
            <w:r>
              <w:rPr>
                <w:sz w:val="18"/>
                <w:szCs w:val="18"/>
              </w:rPr>
              <w:t>saga-02</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470551" w14:textId="77777777" w:rsidR="00F26E2E" w:rsidRDefault="00B870A1">
            <w:pPr>
              <w:spacing w:line="260" w:lineRule="auto"/>
            </w:pPr>
            <w:r>
              <w:rPr>
                <w:b/>
                <w:bCs/>
                <w:sz w:val="18"/>
                <w:szCs w:val="18"/>
              </w:rPr>
              <w:t>0 / 0 / 0</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A3CA24" w14:textId="77777777" w:rsidR="00F26E2E" w:rsidRDefault="00B870A1">
            <w:pPr>
              <w:spacing w:line="260" w:lineRule="auto"/>
            </w:pPr>
            <w:r>
              <w:rPr>
                <w:sz w:val="18"/>
                <w:szCs w:val="18"/>
              </w:rPr>
              <w:t>仕様化済み契約は全ティアへ転移(webapiで3/16だったhaikuも0)</w:t>
            </w:r>
          </w:p>
        </w:tc>
      </w:tr>
    </w:tbl>
    <w:p w14:paraId="7354F45A" w14:textId="77777777" w:rsidR="00F26E2E" w:rsidRDefault="00F26E2E">
      <w:pPr>
        <w:spacing w:after="120"/>
      </w:pPr>
    </w:p>
    <w:p w14:paraId="1D2F07A6" w14:textId="77777777" w:rsidR="00F26E2E" w:rsidRDefault="00B870A1">
      <w:pPr>
        <w:spacing w:after="120" w:line="300" w:lineRule="auto"/>
        <w:jc w:val="both"/>
      </w:pPr>
      <w:r>
        <w:t>3題材を通じ、「ばらつきはBOMが沈黙する場所に集中する」が一貫して再現した。また Saga 系列では C2 が製品ではなく</w:t>
      </w:r>
      <w:r>
        <w:rPr>
          <w:b/>
          <w:bCs/>
        </w:rPr>
        <w:t>測定ハーネスの表現</w:t>
      </w:r>
      <w:r>
        <w:t>に現れる新パターンを観測し(装置のC#慣習によるキー表記差を製品差分と誤採点しかけた)、「オラクルは付随表現でなく契約セマンティクスを見る」という補正で表現非依存化した。核/表面の構造と品質二軸は、同期GUI・同期HTTP・非同期分散の3ドメインで再現した(観測した範囲であり、一般法則としては未検証)。</w:t>
      </w:r>
    </w:p>
    <w:p w14:paraId="304534F6" w14:textId="77777777" w:rsidR="00F26E2E" w:rsidRDefault="00B870A1">
      <w:pPr>
        <w:pStyle w:val="1"/>
        <w:pageBreakBefore/>
      </w:pPr>
      <w:bookmarkStart w:id="22" w:name="_Toc234603522"/>
      <w:r>
        <w:lastRenderedPageBreak/>
        <w:t>6. 実験III: フォワード・モード ― 原版なしの新規開発と変更管理</w:t>
      </w:r>
      <w:bookmarkEnd w:id="22"/>
    </w:p>
    <w:p w14:paraId="6A0D8A0C" w14:textId="77777777" w:rsidR="00F26E2E" w:rsidRDefault="00B870A1">
      <w:pPr>
        <w:spacing w:after="120" w:line="300" w:lineRule="auto"/>
        <w:jc w:val="both"/>
      </w:pPr>
      <w:r>
        <w:t>実用の本丸である「原版が存在しない新規開発」へ方法論を移植し、「</w:t>
      </w:r>
      <w:r>
        <w:rPr>
          <w:b/>
          <w:bCs/>
        </w:rPr>
        <w:t>作れる</w:t>
      </w:r>
      <w:r>
        <w:t>(初回製造)→</w:t>
      </w:r>
      <w:r>
        <w:rPr>
          <w:b/>
          <w:bCs/>
        </w:rPr>
        <w:t>直せる</w:t>
      </w:r>
      <w:r>
        <w:t>(仕様昇格の転移)→</w:t>
      </w:r>
      <w:r>
        <w:rPr>
          <w:b/>
          <w:bCs/>
        </w:rPr>
        <w:t>保守できる</w:t>
      </w:r>
      <w:r>
        <w:t>(変更オーダー)」の3段+外部起点の保守2系列で検証した。題材は図書貸出API(.NET+SQLite・公開リポジトリ BomDD-LibraryLending-Sample)。原版diffの代替装置として、仕様由来の固定オラクル(オラクル・ファースト)、マルチリーダー仕様監査、BOM自己完結性ドライラン、K-BOM事前抽出、多工場分散を立てた。</w:t>
      </w:r>
    </w:p>
    <w:p w14:paraId="2475CF8B" w14:textId="77777777" w:rsidR="00F26E2E" w:rsidRDefault="00B870A1">
      <w:pPr>
        <w:spacing w:before="120" w:after="60"/>
        <w:jc w:val="center"/>
      </w:pPr>
      <w:r>
        <w:rPr>
          <w:sz w:val="18"/>
          <w:szCs w:val="18"/>
        </w:rPr>
        <w:t>表7 フォワード系列の結果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60"/>
        <w:gridCol w:w="4140"/>
      </w:tblGrid>
      <w:tr w:rsidR="00F26E2E" w14:paraId="397BB7A6" w14:textId="77777777">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6A7D186" w14:textId="77777777" w:rsidR="00F26E2E" w:rsidRDefault="00B870A1">
            <w:pPr>
              <w:spacing w:line="260" w:lineRule="auto"/>
            </w:pPr>
            <w:r>
              <w:rPr>
                <w:b/>
                <w:bCs/>
                <w:sz w:val="18"/>
                <w:szCs w:val="18"/>
              </w:rPr>
              <w:t>系列</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F1DED33" w14:textId="77777777" w:rsidR="00F26E2E" w:rsidRDefault="00B870A1">
            <w:pPr>
              <w:spacing w:line="260" w:lineRule="auto"/>
            </w:pPr>
            <w:r>
              <w:rPr>
                <w:b/>
                <w:bCs/>
                <w:sz w:val="18"/>
                <w:szCs w:val="18"/>
              </w:rPr>
              <w:t>測定</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A21B078" w14:textId="77777777" w:rsidR="00F26E2E" w:rsidRDefault="00B870A1">
            <w:pPr>
              <w:spacing w:line="260" w:lineRule="auto"/>
            </w:pPr>
            <w:r>
              <w:rPr>
                <w:b/>
                <w:bCs/>
                <w:sz w:val="18"/>
                <w:szCs w:val="18"/>
              </w:rPr>
              <w:t>結果</w:t>
            </w:r>
          </w:p>
        </w:tc>
      </w:tr>
      <w:tr w:rsidR="00F26E2E" w14:paraId="64955B6C"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411CCA" w14:textId="77777777" w:rsidR="00F26E2E" w:rsidRDefault="00B870A1">
            <w:pPr>
              <w:spacing w:line="260" w:lineRule="auto"/>
            </w:pPr>
            <w:r>
              <w:rPr>
                <w:sz w:val="18"/>
                <w:szCs w:val="18"/>
              </w:rPr>
              <w:t>forward-01(作れる)</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FA6826" w14:textId="77777777" w:rsidR="00F26E2E" w:rsidRDefault="00B870A1">
            <w:pPr>
              <w:spacing w:line="260" w:lineRule="auto"/>
            </w:pPr>
            <w:r>
              <w:rPr>
                <w:sz w:val="18"/>
                <w:szCs w:val="18"/>
              </w:rPr>
              <w:t>固定オラクル S01–S20(fresh 3工場)</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7A2976" w14:textId="77777777" w:rsidR="00F26E2E" w:rsidRDefault="00B870A1">
            <w:pPr>
              <w:spacing w:line="260" w:lineRule="auto"/>
            </w:pPr>
            <w:r>
              <w:rPr>
                <w:sz w:val="18"/>
                <w:szCs w:val="18"/>
              </w:rPr>
              <w:t xml:space="preserve">opus </w:t>
            </w:r>
            <w:r>
              <w:rPr>
                <w:b/>
                <w:bCs/>
                <w:sz w:val="18"/>
                <w:szCs w:val="18"/>
              </w:rPr>
              <w:t>20/20</w:t>
            </w:r>
            <w:r>
              <w:rPr>
                <w:sz w:val="18"/>
                <w:szCs w:val="18"/>
              </w:rPr>
              <w:t xml:space="preserve">・sonnet </w:t>
            </w:r>
            <w:r>
              <w:rPr>
                <w:b/>
                <w:bCs/>
                <w:sz w:val="18"/>
                <w:szCs w:val="18"/>
              </w:rPr>
              <w:t>20/20</w:t>
            </w:r>
            <w:r>
              <w:rPr>
                <w:sz w:val="18"/>
                <w:szCs w:val="18"/>
              </w:rPr>
              <w:t>・haiku 6/20(自己受入緑のまま実行時欠陥=工場能力)。BOM未規定の残渣は</w:t>
            </w:r>
            <w:r>
              <w:rPr>
                <w:b/>
                <w:bCs/>
                <w:sz w:val="18"/>
                <w:szCs w:val="18"/>
              </w:rPr>
              <w:t>0(初回)</w:t>
            </w:r>
          </w:p>
        </w:tc>
      </w:tr>
      <w:tr w:rsidR="00F26E2E" w14:paraId="15496C6F"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E129FB" w14:textId="77777777" w:rsidR="00F26E2E" w:rsidRDefault="00B870A1">
            <w:pPr>
              <w:spacing w:line="260" w:lineRule="auto"/>
            </w:pPr>
            <w:r>
              <w:rPr>
                <w:sz w:val="18"/>
                <w:szCs w:val="18"/>
              </w:rPr>
              <w:t>rev2(直せる)</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1463AA" w14:textId="77777777" w:rsidR="00F26E2E" w:rsidRDefault="00B870A1">
            <w:pPr>
              <w:spacing w:line="260" w:lineRule="auto"/>
            </w:pPr>
            <w:r>
              <w:rPr>
                <w:sz w:val="18"/>
                <w:szCs w:val="18"/>
              </w:rPr>
              <w:t>裁定4点の仕様昇格→S21–S23追加</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4056A9" w14:textId="77777777" w:rsidR="00F26E2E" w:rsidRDefault="00B870A1">
            <w:pPr>
              <w:spacing w:line="260" w:lineRule="auto"/>
            </w:pPr>
            <w:r>
              <w:rPr>
                <w:sz w:val="18"/>
                <w:szCs w:val="18"/>
              </w:rPr>
              <w:t xml:space="preserve">fresh 2工場が </w:t>
            </w:r>
            <w:r>
              <w:rPr>
                <w:b/>
                <w:bCs/>
                <w:sz w:val="18"/>
                <w:szCs w:val="18"/>
              </w:rPr>
              <w:t>23/23</w:t>
            </w:r>
            <w:r>
              <w:rPr>
                <w:sz w:val="18"/>
                <w:szCs w:val="18"/>
              </w:rPr>
              <w:t>。v1個体がS23でFAILすることを較正で確認済み=修正はBOMに宿る</w:t>
            </w:r>
          </w:p>
        </w:tc>
      </w:tr>
      <w:tr w:rsidR="00F26E2E" w14:paraId="1AF77497"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D1AC66" w14:textId="77777777" w:rsidR="00F26E2E" w:rsidRDefault="00B870A1">
            <w:pPr>
              <w:spacing w:line="260" w:lineRule="auto"/>
            </w:pPr>
            <w:r>
              <w:rPr>
                <w:sz w:val="18"/>
                <w:szCs w:val="18"/>
              </w:rPr>
              <w:t>forward-01.5(保守・ECO-001)</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CFA93C" w14:textId="77777777" w:rsidR="00F26E2E" w:rsidRDefault="00B870A1">
            <w:pPr>
              <w:spacing w:line="260" w:lineRule="auto"/>
            </w:pPr>
            <w:r>
              <w:rPr>
                <w:sz w:val="18"/>
                <w:szCs w:val="18"/>
              </w:rPr>
              <w:t>会員区分導入+実DBの自動移行</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9C3705" w14:textId="77777777" w:rsidR="00F26E2E" w:rsidRDefault="00B870A1">
            <w:pPr>
              <w:spacing w:line="260" w:lineRule="auto"/>
            </w:pPr>
            <w:r>
              <w:rPr>
                <w:sz w:val="18"/>
                <w:szCs w:val="18"/>
              </w:rPr>
              <w:t>回帰23/23・変更受入2/2・移行4/4(実DB fixture)・</w:t>
            </w:r>
            <w:r>
              <w:rPr>
                <w:b/>
                <w:bCs/>
                <w:sz w:val="18"/>
                <w:szCs w:val="18"/>
              </w:rPr>
              <w:t>不要改変0</w:t>
            </w:r>
            <w:r>
              <w:rPr>
                <w:sz w:val="18"/>
                <w:szCs w:val="18"/>
              </w:rPr>
              <w:t>(2工場とも)。影響なし予測が全的中</w:t>
            </w:r>
          </w:p>
        </w:tc>
      </w:tr>
      <w:tr w:rsidR="00F26E2E" w14:paraId="555C31EC"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407A0F" w14:textId="77777777" w:rsidR="00F26E2E" w:rsidRDefault="00B870A1">
            <w:pPr>
              <w:spacing w:line="260" w:lineRule="auto"/>
            </w:pPr>
            <w:r>
              <w:rPr>
                <w:sz w:val="18"/>
                <w:szCs w:val="18"/>
              </w:rPr>
              <w:t>forward-02(非自明な影響)</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974394" w14:textId="77777777" w:rsidR="00F26E2E" w:rsidRDefault="00B870A1">
            <w:pPr>
              <w:spacing w:line="260" w:lineRule="auto"/>
            </w:pPr>
            <w:r>
              <w:rPr>
                <w:sz w:val="18"/>
                <w:szCs w:val="18"/>
              </w:rPr>
              <w:t>期限規則ECO+効力(effectivity)</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084C19" w14:textId="77777777" w:rsidR="00F26E2E" w:rsidRDefault="00B870A1">
            <w:pPr>
              <w:spacing w:line="260" w:lineRule="auto"/>
            </w:pPr>
            <w:r>
              <w:rPr>
                <w:sz w:val="18"/>
                <w:szCs w:val="18"/>
              </w:rPr>
              <w:t>回帰25/25・効力4/4。</w:t>
            </w:r>
            <w:r>
              <w:rPr>
                <w:b/>
                <w:bCs/>
                <w:sz w:val="18"/>
                <w:szCs w:val="18"/>
              </w:rPr>
              <w:t>影響なし予測の反証を1行単位で測定</w:t>
            </w:r>
            <w:r>
              <w:rPr>
                <w:sz w:val="18"/>
                <w:szCs w:val="18"/>
              </w:rPr>
              <w:t>(under-inclusion 1/over 0): 2工場が事前申告つきで同一の配線1行に独立収束(git blob同一)=取りこぼしは工場でなく影響分析に宿る</w:t>
            </w:r>
          </w:p>
        </w:tc>
      </w:tr>
      <w:tr w:rsidR="00F26E2E" w14:paraId="1444D09D"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F41894" w14:textId="77777777" w:rsidR="00F26E2E" w:rsidRDefault="00B870A1">
            <w:pPr>
              <w:spacing w:line="260" w:lineRule="auto"/>
            </w:pPr>
            <w:r>
              <w:rPr>
                <w:sz w:val="18"/>
                <w:szCs w:val="18"/>
              </w:rPr>
              <w:t>forward-03(外部起点)</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5FCA8B" w14:textId="77777777" w:rsidR="00F26E2E" w:rsidRDefault="00B870A1">
            <w:pPr>
              <w:spacing w:line="260" w:lineRule="auto"/>
            </w:pPr>
            <w:r>
              <w:rPr>
                <w:sz w:val="18"/>
                <w:szCs w:val="18"/>
              </w:rPr>
              <w:t>実脆弱性アドバイザリ→部品交換</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EA1C1A" w14:textId="77777777" w:rsidR="00F26E2E" w:rsidRDefault="00B870A1">
            <w:pPr>
              <w:spacing w:line="260" w:lineRule="auto"/>
            </w:pPr>
            <w:r>
              <w:rPr>
                <w:sz w:val="18"/>
                <w:szCs w:val="18"/>
              </w:rPr>
              <w:t>処置語彙「部品交換+全再認証」が成立: 設計者適用(csproj 2行)+既存オラクル資産の全走行(V01 1/1・28/28・効力4/4・移行4/4・.cs diffゼロ)。工場のずる報告チャネルが劣化イベントの受信機を兼ねた</w:t>
            </w:r>
          </w:p>
        </w:tc>
      </w:tr>
      <w:tr w:rsidR="00F26E2E" w14:paraId="153744F0"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03CF3C" w14:textId="77777777" w:rsidR="00F26E2E" w:rsidRDefault="00B870A1">
            <w:pPr>
              <w:spacing w:line="260" w:lineRule="auto"/>
            </w:pPr>
            <w:r>
              <w:rPr>
                <w:sz w:val="18"/>
                <w:szCs w:val="18"/>
              </w:rPr>
              <w:t>forward-04(再製造昇格)</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31ED1D" w14:textId="77777777" w:rsidR="00F26E2E" w:rsidRDefault="00B870A1">
            <w:pPr>
              <w:spacing w:line="260" w:lineRule="auto"/>
            </w:pPr>
            <w:r>
              <w:rPr>
                <w:sz w:val="18"/>
                <w:szCs w:val="18"/>
              </w:rPr>
              <w:t>非互換部品交換(実API差)</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6253D7" w14:textId="77777777" w:rsidR="00F26E2E" w:rsidRDefault="00B870A1">
            <w:pPr>
              <w:spacing w:line="260" w:lineRule="auto"/>
            </w:pPr>
            <w:r>
              <w:rPr>
                <w:sz w:val="18"/>
                <w:szCs w:val="18"/>
              </w:rPr>
              <w:t>scratch検証=build 6エラー(赤)→昇格裁定→</w:t>
            </w:r>
            <w:r>
              <w:rPr>
                <w:b/>
                <w:bCs/>
                <w:sz w:val="18"/>
                <w:szCs w:val="18"/>
              </w:rPr>
              <w:t>K/M層のみ改訂</w:t>
            </w:r>
            <w:r>
              <w:rPr>
                <w:sz w:val="18"/>
                <w:szCs w:val="18"/>
              </w:rPr>
              <w:t>(要求/仕様/E-BOM/オラクル無改訂)で部分再製造→全再認証合格・工場ずる</w:t>
            </w:r>
            <w:r>
              <w:rPr>
                <w:b/>
                <w:bCs/>
                <w:sz w:val="18"/>
                <w:szCs w:val="18"/>
              </w:rPr>
              <w:t>0件</w:t>
            </w:r>
            <w:r>
              <w:rPr>
                <w:sz w:val="18"/>
                <w:szCs w:val="18"/>
              </w:rPr>
              <w:t>(フォワード系列内で初)</w:t>
            </w:r>
          </w:p>
        </w:tc>
      </w:tr>
    </w:tbl>
    <w:p w14:paraId="045C58E6" w14:textId="77777777" w:rsidR="00F26E2E" w:rsidRDefault="00F26E2E">
      <w:pPr>
        <w:spacing w:after="120"/>
      </w:pPr>
    </w:p>
    <w:p w14:paraId="65CB1B63" w14:textId="77777777" w:rsidR="00F26E2E" w:rsidRDefault="00B870A1">
      <w:pPr>
        <w:spacing w:after="120" w:line="300" w:lineRule="auto"/>
        <w:jc w:val="both"/>
      </w:pPr>
      <w:r>
        <w:rPr>
          <w:sz w:val="18"/>
          <w:szCs w:val="18"/>
        </w:rPr>
        <w:t>注: 「20/20」等は各系列で製造前に凍結した固定オラクルの合格数を表す(例: forward-01 は S01–S20 の20ケース、rev2 以降は追加ケースを含む累計)。「fresh」は当該BOM・前任成果物を初見の製造装置を指す。「不要改変」は影響分析の宣言外へのdiff(機械監査)。</w:t>
      </w:r>
    </w:p>
    <w:p w14:paraId="3BE688C5" w14:textId="77777777" w:rsidR="00F26E2E" w:rsidRDefault="00B870A1">
      <w:pPr>
        <w:spacing w:after="120" w:line="300" w:lineRule="auto"/>
        <w:jc w:val="both"/>
      </w:pPr>
      <w:r>
        <w:t>特筆すべきは forward-02 である。「Api層 diff ゼロ」という反証可能な形で影響なし予測を凍</w:t>
        <w:lastRenderedPageBreak/>
        <w:t>結したことで、取りこぼしが</w:t>
      </w:r>
      <w:r>
        <w:rPr>
          <w:b/>
          <w:bCs/>
        </w:rPr>
        <w:t>1行単位</w:t>
      </w:r>
      <w:r>
        <w:t>で可視化された。E-BOM粒度の予測(影響1/12品目)は的中し、外れたのは品目→実装単位の写像だった。すなわち影響分析の精度は「BOMの正しさ」と「実物点検の有無」に</w:t>
      </w:r>
      <w:r>
        <w:rPr>
          <w:b/>
          <w:bCs/>
        </w:rPr>
        <w:t>分解できる</w:t>
      </w:r>
      <w:r>
        <w:t>。この知見は工程化され(As-Maintained実物の呼び出しサイト点検)、以降の系列で under-inclusion 0 を維持した。</w:t>
      </w:r>
    </w:p>
    <w:p w14:paraId="1619C54F" w14:textId="77777777" w:rsidR="00F26E2E" w:rsidRDefault="00B870A1">
      <w:pPr>
        <w:pStyle w:val="1"/>
        <w:pageBreakBefore/>
      </w:pPr>
      <w:bookmarkStart w:id="23" w:name="_Toc234603523"/>
      <w:r>
        <w:lastRenderedPageBreak/>
        <w:t>7. 実験IV: 自己適用 ― 検査器自体をBomDDで製造する</w:t>
      </w:r>
      <w:bookmarkEnd w:id="23"/>
    </w:p>
    <w:p w14:paraId="75B33612" w14:textId="77777777" w:rsidR="00F26E2E" w:rsidRDefault="00B870A1">
      <w:pPr>
        <w:spacing w:after="120" w:line="300" w:lineRule="auto"/>
        <w:jc w:val="both"/>
      </w:pPr>
      <w:r>
        <w:t>BOMリンタ(参照整合性検査器 BomDD-Plm)自体を playbook の全工程に通して製造した。方法論のドッグフーディングであり、道具の受入がそのまま方法論の測定データになる。</w:t>
      </w:r>
    </w:p>
    <w:p w14:paraId="772E5097" w14:textId="77777777" w:rsidR="00F26E2E" w:rsidRDefault="00B870A1">
      <w:pPr>
        <w:spacing w:before="120" w:after="60"/>
        <w:jc w:val="center"/>
      </w:pPr>
      <w:r>
        <w:rPr>
          <w:sz w:val="18"/>
          <w:szCs w:val="18"/>
        </w:rPr>
        <w:t>表8 自己適用(BomDD-Plm)の結果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5940"/>
      </w:tblGrid>
      <w:tr w:rsidR="00F26E2E" w14:paraId="3573E8AB" w14:textId="77777777">
        <w:trPr>
          <w:tblHeader/>
        </w:trPr>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D69B07" w14:textId="77777777" w:rsidR="00F26E2E" w:rsidRDefault="00B870A1">
            <w:pPr>
              <w:spacing w:line="260" w:lineRule="auto"/>
            </w:pPr>
            <w:r>
              <w:rPr>
                <w:b/>
                <w:bCs/>
                <w:sz w:val="18"/>
                <w:szCs w:val="18"/>
              </w:rPr>
              <w:t>測定</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2064438" w14:textId="77777777" w:rsidR="00F26E2E" w:rsidRDefault="00B870A1">
            <w:pPr>
              <w:spacing w:line="260" w:lineRule="auto"/>
            </w:pPr>
            <w:r>
              <w:rPr>
                <w:b/>
                <w:bCs/>
                <w:sz w:val="18"/>
                <w:szCs w:val="18"/>
              </w:rPr>
              <w:t>結果</w:t>
            </w:r>
          </w:p>
        </w:tc>
      </w:tr>
      <w:tr w:rsidR="00F26E2E" w14:paraId="2486E4C5"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B1B72C" w14:textId="77777777" w:rsidR="00F26E2E" w:rsidRDefault="00B870A1">
            <w:pPr>
              <w:spacing w:line="260" w:lineRule="auto"/>
            </w:pPr>
            <w:r>
              <w:rPr>
                <w:sz w:val="18"/>
                <w:szCs w:val="18"/>
              </w:rPr>
              <w:t>固定オラクル(25ケース・凍結)</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CCDEA9" w14:textId="77777777" w:rsidR="00F26E2E" w:rsidRDefault="00B870A1">
            <w:pPr>
              <w:spacing w:line="260" w:lineRule="auto"/>
            </w:pPr>
            <w:r>
              <w:rPr>
                <w:sz w:val="18"/>
                <w:szCs w:val="18"/>
              </w:rPr>
              <w:t xml:space="preserve">rev0: 14/25(opus)・13/25(sonnet)→ rev1: </w:t>
            </w:r>
            <w:r>
              <w:rPr>
                <w:b/>
                <w:bCs/>
                <w:sz w:val="18"/>
                <w:szCs w:val="18"/>
              </w:rPr>
              <w:t>25/25</w:t>
            </w:r>
            <w:r>
              <w:rPr>
                <w:sz w:val="18"/>
                <w:szCs w:val="18"/>
              </w:rPr>
              <w:t>(1改訂で残渣0)</w:t>
            </w:r>
          </w:p>
        </w:tc>
      </w:tr>
      <w:tr w:rsidR="00F26E2E" w14:paraId="500B8B38"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031834" w14:textId="77777777" w:rsidR="00F26E2E" w:rsidRDefault="00B870A1">
            <w:pPr>
              <w:spacing w:line="260" w:lineRule="auto"/>
            </w:pPr>
            <w:r>
              <w:rPr>
                <w:sz w:val="18"/>
                <w:szCs w:val="18"/>
              </w:rPr>
              <w:t>BOM起因欠陥の再現性</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C47D67" w14:textId="77777777" w:rsidR="00F26E2E" w:rsidRDefault="00B870A1">
            <w:pPr>
              <w:spacing w:line="260" w:lineRule="auto"/>
            </w:pPr>
            <w:r>
              <w:rPr>
                <w:sz w:val="18"/>
                <w:szCs w:val="18"/>
              </w:rPr>
              <w:t>仕様欠落2系統+スキーマギャップ2系統が</w:t>
            </w:r>
            <w:r>
              <w:rPr>
                <w:b/>
                <w:bCs/>
                <w:sz w:val="18"/>
                <w:szCs w:val="18"/>
              </w:rPr>
              <w:t>2工場で再現</w:t>
            </w:r>
            <w:r>
              <w:rPr>
                <w:sz w:val="18"/>
                <w:szCs w:val="18"/>
              </w:rPr>
              <w:t>=複数工場で再現する欠陥はBOM側に帰属できる(観測範囲内)</w:t>
            </w:r>
          </w:p>
        </w:tc>
      </w:tr>
      <w:tr w:rsidR="00F26E2E" w14:paraId="57C20D3F"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E8C306" w14:textId="77777777" w:rsidR="00F26E2E" w:rsidRDefault="00B870A1">
            <w:pPr>
              <w:spacing w:line="260" w:lineRule="auto"/>
            </w:pPr>
            <w:r>
              <w:rPr>
                <w:sz w:val="18"/>
                <w:szCs w:val="18"/>
              </w:rPr>
              <w:t>実リポジトリ受入(遡及)</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8EBBA9" w14:textId="77777777" w:rsidR="00F26E2E" w:rsidRDefault="00B870A1">
            <w:pPr>
              <w:spacing w:line="260" w:lineRule="auto"/>
            </w:pPr>
            <w:r>
              <w:rPr>
                <w:sz w:val="18"/>
                <w:szCs w:val="18"/>
              </w:rPr>
              <w:t>自己適用 67→0/対象ワークスペース 412→286+残余全数帰属(真正欠陥6件を検出)</w:t>
            </w:r>
          </w:p>
        </w:tc>
      </w:tr>
      <w:tr w:rsidR="00F26E2E" w14:paraId="34DC0038"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831555" w14:textId="77777777" w:rsidR="00F26E2E" w:rsidRDefault="00B870A1">
            <w:pPr>
              <w:spacing w:line="260" w:lineRule="auto"/>
            </w:pPr>
            <w:r>
              <w:rPr>
                <w:sz w:val="18"/>
                <w:szCs w:val="18"/>
              </w:rPr>
              <w:t>検出対象リポの是正</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D649DA" w14:textId="77777777" w:rsidR="00F26E2E" w:rsidRDefault="00B870A1">
            <w:pPr>
              <w:spacing w:line="260" w:lineRule="auto"/>
            </w:pPr>
            <w:r>
              <w:rPr>
                <w:sz w:val="18"/>
                <w:szCs w:val="18"/>
              </w:rPr>
              <w:t xml:space="preserve">対象リポの lint error </w:t>
            </w:r>
            <w:r>
              <w:rPr>
                <w:b/>
                <w:bCs/>
                <w:sz w:val="18"/>
                <w:szCs w:val="18"/>
              </w:rPr>
              <w:t>250→0</w:t>
            </w:r>
            <w:r>
              <w:rPr>
                <w:sz w:val="18"/>
                <w:szCs w:val="18"/>
              </w:rPr>
              <w:t>(7件のECOで是正)。是正実装が裁定の誤認2件を訂正=裁定は実装検証で再裁定される</w:t>
            </w:r>
          </w:p>
        </w:tc>
      </w:tr>
      <w:tr w:rsidR="00F26E2E" w14:paraId="47AE6B5D"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013DE1" w14:textId="77777777" w:rsidR="00F26E2E" w:rsidRDefault="00B870A1">
            <w:pPr>
              <w:spacing w:line="260" w:lineRule="auto"/>
            </w:pPr>
            <w:r>
              <w:rPr>
                <w:sz w:val="18"/>
                <w:szCs w:val="18"/>
              </w:rPr>
              <w:t>運用常設</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AFE344" w14:textId="77777777" w:rsidR="00F26E2E" w:rsidRDefault="00B870A1">
            <w:pPr>
              <w:spacing w:line="260" w:lineRule="auto"/>
            </w:pPr>
            <w:r>
              <w:rPr>
                <w:sz w:val="18"/>
                <w:szCs w:val="18"/>
              </w:rPr>
              <w:t>GitHub Actions 両OS でオラクル全ケース常時実行。pre-commit 常駐が設計者の記述ミスを計4回捕捉。diff監査の機械化(R-052)は自身の受入で自己適用に成功</w:t>
            </w:r>
          </w:p>
        </w:tc>
      </w:tr>
    </w:tbl>
    <w:p w14:paraId="0959A974" w14:textId="77777777" w:rsidR="00F26E2E" w:rsidRDefault="00F26E2E">
      <w:pPr>
        <w:spacing w:after="120"/>
      </w:pPr>
    </w:p>
    <w:p w14:paraId="4FC67260" w14:textId="3B5CC684" w:rsidR="00F26E2E" w:rsidRDefault="00B870A1">
      <w:pPr>
        <w:spacing w:after="120" w:line="300" w:lineRule="auto"/>
        <w:jc w:val="both"/>
      </w:pPr>
      <w:r>
        <w:t>運用初日に「リンタが台帳の欠陥を検出し、是正がスキーマの誤認を暴き、常駐化が仕様の非対称を露出させ、その是正ECOを今度はリンタ自身が監査する」という循環が3周した。</w:t>
      </w:r>
      <w:r>
        <w:rPr>
          <w:b/>
          <w:bCs/>
        </w:rPr>
        <w:t>検査の工業化は道具の完成でなく運用の連鎖で立ち上がる</w:t>
      </w:r>
      <w:r>
        <w:t>ことの、本研究内での初回データである。また運用中の検査器が沈黙する様式(台帳キー改名への未追随で検査3本が3日間 no-op 化し、その間のYAML重複キー事故を素通し)も実測され、対策として陽性対照の常設実行(4段目)を導入した。本章の観測は「</w:t>
      </w:r>
      <w:r>
        <w:rPr>
          <w:b/>
          <w:bCs/>
        </w:rPr>
        <w:t>検査器も製造物である</w:t>
      </w:r>
      <w:r>
        <w:t>」という命題として第12章の観測命題群に接続する。</w:t>
      </w:r>
    </w:p>
    <w:p w14:paraId="0B1E9F4D" w14:textId="77777777" w:rsidR="00F26E2E" w:rsidRDefault="00B870A1">
      <w:pPr>
        <w:pStyle w:val="1"/>
        <w:pageBreakBefore/>
      </w:pPr>
      <w:bookmarkStart w:id="24" w:name="_Toc234603524"/>
      <w:r>
        <w:lastRenderedPageBreak/>
        <w:t>8. 実験V: 規模の壁 ― 影響分析の遡及採点(scale-01/02)</w:t>
      </w:r>
      <w:bookmarkEnd w:id="24"/>
    </w:p>
    <w:p w14:paraId="30D1F8F5" w14:textId="77777777" w:rsidR="00F26E2E" w:rsidRDefault="00B870A1">
      <w:pPr>
        <w:pStyle w:val="2"/>
      </w:pPr>
      <w:bookmarkStart w:id="25" w:name="_Toc234603525"/>
      <w:r>
        <w:t>8.1 遡及採点 ― 壁の実像はハブへの写像集中</w:t>
      </w:r>
      <w:bookmarkEnd w:id="25"/>
    </w:p>
    <w:p w14:paraId="02489A63" w14:textId="77777777" w:rsidR="00F26E2E" w:rsidRDefault="00B870A1">
      <w:pPr>
        <w:spacing w:after="120" w:line="300" w:lineRule="auto"/>
        <w:jc w:val="both"/>
      </w:pPr>
      <w:r>
        <w:t>「部品数十で影響分析が破れないか」を、実運用中の題材(画像管理アプリ ViewPrism2: 239ファイル/約37,000行・M-BOM 29 unit・実ECO 34件)の</w:t>
      </w:r>
      <w:r>
        <w:rPr>
          <w:b/>
          <w:bCs/>
        </w:rPr>
        <w:t>変更履歴に対する遡及採点</w:t>
      </w:r>
      <w:r>
        <w:t>で測定した。各ECOの宣言影響集合を実装単位へ写像し、対応コミットの実diffと突合する。</w:t>
      </w:r>
    </w:p>
    <w:p w14:paraId="3657711A" w14:textId="77777777" w:rsidR="00F26E2E" w:rsidRDefault="00B870A1">
      <w:pPr>
        <w:spacing w:after="120" w:line="300" w:lineRule="auto"/>
        <w:jc w:val="both"/>
      </w:pPr>
      <w:r>
        <w:rPr>
          <w:sz w:val="18"/>
          <w:szCs w:val="18"/>
        </w:rPr>
        <w:t>採点対象の枝刈り規則は次のとおり凍結した。母集団34 ECOのうち、(a) 影響宣言が採点可能な標準形式で記録されていない7件、(b) 起票のみで未適用の4件、(c) コミット件名からECO IDで対応コミットを同定できなかった2件(記録ギャップ)を除外し、</w:t>
      </w:r>
      <w:r>
        <w:rPr>
          <w:b/>
          <w:bCs/>
          <w:sz w:val="18"/>
          <w:szCs w:val="18"/>
        </w:rPr>
        <w:t>21 ECO</w:t>
      </w:r>
      <w:r>
        <w:rPr>
          <w:sz w:val="18"/>
          <w:szCs w:val="18"/>
        </w:rPr>
        <w:t>を採点対象とした。うち実装diffを伴わない文書・台帳のみの5件を除いた</w:t>
      </w:r>
      <w:r>
        <w:rPr>
          <w:b/>
          <w:bCs/>
          <w:sz w:val="18"/>
          <w:szCs w:val="18"/>
        </w:rPr>
        <w:t>16件</w:t>
      </w:r>
      <w:r>
        <w:rPr>
          <w:sz w:val="18"/>
          <w:szCs w:val="18"/>
        </w:rPr>
        <w:t>がコード変更ECOであり、under/over-inclusionの母数となる。対応付けにコミット本文の言及を使わないのは、履歴注記の誤帰属を避けるためである。</w:t>
      </w:r>
    </w:p>
    <w:p w14:paraId="539AC192" w14:textId="77777777" w:rsidR="00F26E2E" w:rsidRDefault="00B870A1">
      <w:pPr>
        <w:spacing w:before="120" w:after="60"/>
        <w:jc w:val="center"/>
      </w:pPr>
      <w:r>
        <w:rPr>
          <w:sz w:val="18"/>
          <w:szCs w:val="18"/>
        </w:rPr>
        <w:t>表9 scale-01 遡及採点の結果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F26E2E" w14:paraId="1AC7708B" w14:textId="77777777">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300E7AF" w14:textId="77777777" w:rsidR="00F26E2E" w:rsidRDefault="00B870A1">
            <w:pPr>
              <w:spacing w:line="260" w:lineRule="auto"/>
            </w:pPr>
            <w:r>
              <w:rPr>
                <w:b/>
                <w:bCs/>
                <w:sz w:val="18"/>
                <w:szCs w:val="18"/>
              </w:rPr>
              <w:t>測定</w:t>
            </w:r>
          </w:p>
        </w:tc>
        <w:tc>
          <w:tcPr>
            <w:tcW w:w="63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4C52920" w14:textId="77777777" w:rsidR="00F26E2E" w:rsidRDefault="00B870A1">
            <w:pPr>
              <w:spacing w:line="260" w:lineRule="auto"/>
            </w:pPr>
            <w:r>
              <w:rPr>
                <w:b/>
                <w:bCs/>
                <w:sz w:val="18"/>
                <w:szCs w:val="18"/>
              </w:rPr>
              <w:t>値</w:t>
            </w:r>
          </w:p>
        </w:tc>
      </w:tr>
      <w:tr w:rsidR="00F26E2E" w14:paraId="7F3081D7"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3535A5" w14:textId="77777777" w:rsidR="00F26E2E" w:rsidRDefault="00B870A1">
            <w:pPr>
              <w:spacing w:line="260" w:lineRule="auto"/>
            </w:pPr>
            <w:r>
              <w:rPr>
                <w:sz w:val="18"/>
                <w:szCs w:val="18"/>
              </w:rPr>
              <w:t>採点対象</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580123" w14:textId="77777777" w:rsidR="00F26E2E" w:rsidRDefault="00B870A1">
            <w:pPr>
              <w:spacing w:line="260" w:lineRule="auto"/>
            </w:pPr>
            <w:r>
              <w:rPr>
                <w:sz w:val="18"/>
                <w:szCs w:val="18"/>
              </w:rPr>
              <w:t xml:space="preserve">21 ECO(母集団34)/うちコード変更ECO </w:t>
            </w:r>
            <w:r>
              <w:rPr>
                <w:b/>
                <w:bCs/>
                <w:sz w:val="18"/>
                <w:szCs w:val="18"/>
              </w:rPr>
              <w:t>16</w:t>
            </w:r>
          </w:p>
        </w:tc>
      </w:tr>
      <w:tr w:rsidR="00F26E2E" w14:paraId="56E9985F"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F2050D" w14:textId="77777777" w:rsidR="00F26E2E" w:rsidRDefault="00B870A1">
            <w:pPr>
              <w:spacing w:line="260" w:lineRule="auto"/>
            </w:pPr>
            <w:r>
              <w:rPr>
                <w:sz w:val="18"/>
                <w:szCs w:val="18"/>
              </w:rPr>
              <w:t>実 under-inclusion</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B88596" w14:textId="77777777" w:rsidR="00F26E2E" w:rsidRDefault="00B870A1">
            <w:pPr>
              <w:spacing w:line="260" w:lineRule="auto"/>
            </w:pPr>
            <w:r>
              <w:rPr>
                <w:b/>
                <w:bCs/>
                <w:sz w:val="18"/>
                <w:szCs w:val="18"/>
              </w:rPr>
              <w:t>55ファイル・16件中14件(88%)</w:t>
            </w:r>
            <w:r>
              <w:rPr>
                <w:sz w:val="18"/>
                <w:szCs w:val="18"/>
              </w:rPr>
              <w:t xml:space="preserve"> ― 小規模では単発だった取りこぼしが規模では慢性化</w:t>
            </w:r>
          </w:p>
        </w:tc>
      </w:tr>
      <w:tr w:rsidR="00F26E2E" w14:paraId="56D5A79D"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874CED" w14:textId="77777777" w:rsidR="00F26E2E" w:rsidRDefault="00B870A1">
            <w:pPr>
              <w:spacing w:line="260" w:lineRule="auto"/>
            </w:pPr>
            <w:r>
              <w:rPr>
                <w:sz w:val="18"/>
                <w:szCs w:val="18"/>
              </w:rPr>
              <w:t>ハブ集中</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9F06D4" w14:textId="77777777" w:rsidR="00F26E2E" w:rsidRDefault="00B870A1">
            <w:pPr>
              <w:spacing w:line="260" w:lineRule="auto"/>
            </w:pPr>
            <w:r>
              <w:rPr>
                <w:b/>
                <w:bCs/>
                <w:sz w:val="18"/>
                <w:szCs w:val="18"/>
              </w:rPr>
              <w:t>単一ファイル unit(1,765行の god-VM)が 16件中10件で under</w:t>
            </w:r>
            <w:r>
              <w:rPr>
                <w:sz w:val="18"/>
                <w:szCs w:val="18"/>
              </w:rPr>
              <w:t xml:space="preserve"> = 写像の外れは規模ではランダム誤差でなくハブへの</w:t>
            </w:r>
            <w:r>
              <w:rPr>
                <w:b/>
                <w:bCs/>
                <w:sz w:val="18"/>
                <w:szCs w:val="18"/>
              </w:rPr>
              <w:t>系統誤差</w:t>
            </w:r>
            <w:r>
              <w:rPr>
                <w:sz w:val="18"/>
                <w:szCs w:val="18"/>
              </w:rPr>
              <w:t>になる</w:t>
            </w:r>
          </w:p>
        </w:tc>
      </w:tr>
      <w:tr w:rsidR="00F26E2E" w14:paraId="45BE9F1A"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8C1F81" w14:textId="77777777" w:rsidR="00F26E2E" w:rsidRDefault="00B870A1">
            <w:pPr>
              <w:spacing w:line="260" w:lineRule="auto"/>
            </w:pPr>
            <w:r>
              <w:rPr>
                <w:sz w:val="18"/>
                <w:szCs w:val="18"/>
              </w:rPr>
              <w:t>組立検査の必要性</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A18029" w14:textId="77777777" w:rsidR="00F26E2E" w:rsidRDefault="00B870A1">
            <w:pPr>
              <w:spacing w:line="260" w:lineRule="auto"/>
            </w:pPr>
            <w:r>
              <w:rPr>
                <w:b/>
                <w:bCs/>
                <w:sz w:val="18"/>
                <w:szCs w:val="18"/>
              </w:rPr>
              <w:t>実証されず</w:t>
            </w:r>
            <w:r>
              <w:rPr>
                <w:sz w:val="18"/>
                <w:szCs w:val="18"/>
              </w:rPr>
              <w:t xml:space="preserve"> ― 複数unit ECO 15/21 にもかかわらず「unit単体緑・組立で乖離」型欠陥の記録0件。導入見送りの実測根拠を得た</w:t>
            </w:r>
          </w:p>
        </w:tc>
      </w:tr>
    </w:tbl>
    <w:p w14:paraId="3CEA8C1A" w14:textId="77777777" w:rsidR="00F26E2E" w:rsidRDefault="00F26E2E">
      <w:pPr>
        <w:spacing w:after="120"/>
      </w:pPr>
    </w:p>
    <w:p w14:paraId="0D0D8B41" w14:textId="77777777" w:rsidR="00F26E2E" w:rsidRDefault="00B870A1">
      <w:pPr>
        <w:spacing w:after="120" w:line="300" w:lineRule="auto"/>
        <w:jc w:val="both"/>
      </w:pPr>
      <w:r>
        <w:t>影響分析は「品目の隣接」を辿るが「実装の重心」を辿らない。是正は2段: 実物の呼び出しサイト点検(第6章)と</w:t>
      </w:r>
      <w:r>
        <w:rPr>
          <w:b/>
          <w:bCs/>
        </w:rPr>
        <w:t>ハブ台帳</w:t>
      </w:r>
      <w:r>
        <w:t>(under実績のあるunitを影響分析の既定点検リストにする)である。副産物として、ECO台帳を持つリポジトリなら治具1本で全ECOを一括採点できる「影響分析の標準健診」が確立した(台帳の蓄積が1実行で健診データになる=台帳の配当)。</w:t>
      </w:r>
    </w:p>
    <w:p w14:paraId="5BA3ECDE" w14:textId="77777777" w:rsidR="00F26E2E" w:rsidRDefault="00B870A1">
      <w:pPr>
        <w:pStyle w:val="2"/>
      </w:pPr>
      <w:bookmarkStart w:id="26" w:name="_Toc234603526"/>
      <w:r>
        <w:t>8.2 対策レジーム下の前向き検証(scale-02)</w:t>
      </w:r>
      <w:bookmarkEnd w:id="26"/>
    </w:p>
    <w:p w14:paraId="3AC2D997" w14:textId="77777777" w:rsidR="00F26E2E" w:rsidRDefault="00B870A1">
      <w:pPr>
        <w:spacing w:after="120" w:line="300" w:lineRule="auto"/>
        <w:jc w:val="both"/>
      </w:pPr>
      <w:r>
        <w:t>scale-01 が特定したハブ(god-VM)自体の解体系列(全5段のECO)で対策の学習効果を前向きに測定した。設計凍結時の under は第1段の4件から第2段以降</w:t>
      </w:r>
      <w:r>
        <w:rPr>
          <w:b/>
          <w:bCs/>
        </w:rPr>
        <w:t>0件</w:t>
      </w:r>
      <w:r>
        <w:t>へ、golden 所見は2件から0件へ減少した。切り出し境界の三型(popup型=UI契約ごと/ストア型=実体のみ/データフロー座標型=</w:t>
      </w:r>
      <w:r>
        <w:rPr>
          <w:b/>
          <w:bCs/>
        </w:rPr>
        <w:t>切らない</w:t>
      </w:r>
      <w:r>
        <w:t>)を確立し、残余は複合unitとして多対1を明示宣言することで、同一題材の遡及採点上は当該系統誤差を未観測化した(遡及採点ツールで確認)。また挙動保存検証が3週間</w:t>
        <w:lastRenderedPageBreak/>
        <w:t>潜伏していた既存バグを発見し(検出器としての副次価値)、通知トポロジー3則(不足も過剰も所見/旧実装と回数・位置同一が正/goldenが通知面の唯一の検査器)を確立した。</w:t>
      </w:r>
    </w:p>
    <w:p w14:paraId="602240A2" w14:textId="77777777" w:rsidR="00F26E2E" w:rsidRDefault="00B870A1">
      <w:pPr>
        <w:pStyle w:val="1"/>
        <w:pageBreakBefore/>
      </w:pPr>
      <w:bookmarkStart w:id="27" w:name="_Toc234603527"/>
      <w:r>
        <w:lastRenderedPageBreak/>
        <w:t>9. 実験VI: UI-CAD ― UI製造の脱職人芸</w:t>
      </w:r>
      <w:bookmarkEnd w:id="27"/>
    </w:p>
    <w:p w14:paraId="1D166B55" w14:textId="77777777" w:rsidR="00F26E2E" w:rsidRDefault="00B870A1">
      <w:pPr>
        <w:spacing w:after="120" w:line="300" w:lineRule="auto"/>
        <w:jc w:val="both"/>
      </w:pPr>
      <w:r>
        <w:t>HTMLモック→UI-BOMの前工程が単一メガプロンプト(80行超)への職人芸に依存していた問題を、工程分離(機械事実=決定的パーサ/AI=候補と質問のみ/最終事実=辞書ヒットか裁定レコードのみ)+裁定台帳+ゲート検査で置き換え、MoviePad の実UIで測定した。</w:t>
      </w:r>
    </w:p>
    <w:p w14:paraId="0020659D" w14:textId="77777777" w:rsidR="00F26E2E" w:rsidRDefault="00B870A1">
      <w:pPr>
        <w:spacing w:before="120" w:after="60"/>
        <w:jc w:val="center"/>
      </w:pPr>
      <w:r>
        <w:rPr>
          <w:sz w:val="18"/>
          <w:szCs w:val="18"/>
        </w:rPr>
        <w:t>表10 UI-CAD 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480"/>
      </w:tblGrid>
      <w:tr w:rsidR="00F26E2E" w14:paraId="1457FAFD" w14:textId="77777777">
        <w:trPr>
          <w:tblHeader/>
        </w:trPr>
        <w:tc>
          <w:tcPr>
            <w:tcW w:w="25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5E6E151" w14:textId="77777777" w:rsidR="00F26E2E" w:rsidRDefault="00B870A1">
            <w:pPr>
              <w:spacing w:line="260" w:lineRule="auto"/>
            </w:pPr>
            <w:r>
              <w:rPr>
                <w:b/>
                <w:bCs/>
                <w:sz w:val="18"/>
                <w:szCs w:val="18"/>
              </w:rPr>
              <w:t>測定</w:t>
            </w:r>
          </w:p>
        </w:tc>
        <w:tc>
          <w:tcPr>
            <w:tcW w:w="64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55EE3DA" w14:textId="77777777" w:rsidR="00F26E2E" w:rsidRDefault="00B870A1">
            <w:pPr>
              <w:spacing w:line="260" w:lineRule="auto"/>
            </w:pPr>
            <w:r>
              <w:rPr>
                <w:b/>
                <w:bCs/>
                <w:sz w:val="18"/>
                <w:szCs w:val="18"/>
              </w:rPr>
              <w:t>値</w:t>
            </w:r>
          </w:p>
        </w:tc>
      </w:tr>
      <w:tr w:rsidR="00F26E2E" w14:paraId="720ACCEF"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4478C1" w14:textId="77777777" w:rsidR="00F26E2E" w:rsidRDefault="00B870A1">
            <w:pPr>
              <w:spacing w:line="260" w:lineRule="auto"/>
            </w:pPr>
            <w:r>
              <w:rPr>
                <w:sz w:val="18"/>
                <w:szCs w:val="18"/>
              </w:rPr>
              <w:t>決定的抽出</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D94A78" w14:textId="77777777" w:rsidR="00F26E2E" w:rsidRDefault="00B870A1">
            <w:pPr>
              <w:spacing w:line="260" w:lineRule="auto"/>
            </w:pPr>
            <w:r>
              <w:rPr>
                <w:sz w:val="18"/>
                <w:szCs w:val="18"/>
              </w:rPr>
              <w:t>45 interactable を再抽出</w:t>
            </w:r>
            <w:r>
              <w:rPr>
                <w:b/>
                <w:bCs/>
                <w:sz w:val="18"/>
                <w:szCs w:val="18"/>
              </w:rPr>
              <w:t>バイト同一</w:t>
            </w:r>
            <w:r>
              <w:rPr>
                <w:sz w:val="18"/>
                <w:szCs w:val="18"/>
              </w:rPr>
              <w:t>で抽出(決定性の確立)</w:t>
            </w:r>
          </w:p>
        </w:tc>
      </w:tr>
      <w:tr w:rsidR="00F26E2E" w14:paraId="634C269D"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64EA08" w14:textId="77777777" w:rsidR="00F26E2E" w:rsidRDefault="00B870A1">
            <w:pPr>
              <w:spacing w:line="260" w:lineRule="auto"/>
            </w:pPr>
            <w:r>
              <w:rPr>
                <w:sz w:val="18"/>
                <w:szCs w:val="18"/>
              </w:rPr>
              <w:t>裁定台帳</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72FC76" w14:textId="77777777" w:rsidR="00F26E2E" w:rsidRDefault="00B870A1">
            <w:pPr>
              <w:spacing w:line="260" w:lineRule="auto"/>
            </w:pPr>
            <w:r>
              <w:rPr>
                <w:sz w:val="18"/>
                <w:szCs w:val="18"/>
              </w:rPr>
              <w:t>19件(誤解釈訂正・実機矛盾改訂まで系譜完備)</w:t>
            </w:r>
          </w:p>
        </w:tc>
      </w:tr>
      <w:tr w:rsidR="00F26E2E" w14:paraId="34D1BF87"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7236AA" w14:textId="77777777" w:rsidR="00F26E2E" w:rsidRDefault="00B870A1">
            <w:pPr>
              <w:spacing w:line="260" w:lineRule="auto"/>
            </w:pPr>
            <w:r>
              <w:rPr>
                <w:sz w:val="18"/>
                <w:szCs w:val="18"/>
              </w:rPr>
              <w:t>質問曲線</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A80B98" w14:textId="77777777" w:rsidR="00F26E2E" w:rsidRDefault="00B870A1">
            <w:pPr>
              <w:spacing w:line="260" w:lineRule="auto"/>
            </w:pPr>
            <w:r>
              <w:rPr>
                <w:sz w:val="18"/>
                <w:szCs w:val="18"/>
              </w:rPr>
              <w:t>第1ラウンド8問/40要素 → 第2ラウンド3問/5要素。辞書ヒットが人間への質問を削減(再質問率0%・プロンプト追記量0)</w:t>
            </w:r>
          </w:p>
        </w:tc>
      </w:tr>
      <w:tr w:rsidR="00F26E2E" w14:paraId="2CE1A922"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AD7ACD" w14:textId="77777777" w:rsidR="00F26E2E" w:rsidRDefault="00B870A1">
            <w:pPr>
              <w:spacing w:line="260" w:lineRule="auto"/>
            </w:pPr>
            <w:r>
              <w:rPr>
                <w:sz w:val="18"/>
                <w:szCs w:val="18"/>
              </w:rPr>
              <w:t>ゲート実働</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4D05BB" w14:textId="77777777" w:rsidR="00F26E2E" w:rsidRDefault="00B870A1">
            <w:pPr>
              <w:spacing w:line="260" w:lineRule="auto"/>
            </w:pPr>
            <w:r>
              <w:rPr>
                <w:sz w:val="18"/>
                <w:szCs w:val="18"/>
              </w:rPr>
              <w:t>記録者(AI)の状態更新漏れを2回機械検出。供給された全違反フィクスチャを検出</w:t>
            </w:r>
          </w:p>
        </w:tc>
      </w:tr>
      <w:tr w:rsidR="00F26E2E" w14:paraId="337A6AC9"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223ACA" w14:textId="77777777" w:rsidR="00F26E2E" w:rsidRDefault="00B870A1">
            <w:pPr>
              <w:spacing w:line="260" w:lineRule="auto"/>
            </w:pPr>
            <w:r>
              <w:rPr>
                <w:sz w:val="18"/>
                <w:szCs w:val="18"/>
              </w:rPr>
              <w:t>隔離再製造</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36557E" w14:textId="77777777" w:rsidR="00F26E2E" w:rsidRDefault="00B870A1">
            <w:pPr>
              <w:spacing w:line="260" w:lineRule="auto"/>
            </w:pPr>
            <w:r>
              <w:rPr>
                <w:sz w:val="18"/>
                <w:szCs w:val="18"/>
              </w:rPr>
              <w:t xml:space="preserve">work order のみ(リポジトリ参照禁止)で書き出しダイアログを再製造 → 契約準拠 </w:t>
            </w:r>
            <w:r>
              <w:rPr>
                <w:b/>
                <w:bCs/>
                <w:sz w:val="18"/>
                <w:szCs w:val="18"/>
              </w:rPr>
              <w:t>22/22・ずる(申告なき充填)0</w:t>
            </w:r>
            <w:r>
              <w:rPr>
                <w:sz w:val="18"/>
                <w:szCs w:val="18"/>
              </w:rPr>
              <w:t>・工場申告18件</w:t>
            </w:r>
          </w:p>
        </w:tc>
      </w:tr>
    </w:tbl>
    <w:p w14:paraId="7A5F7AB5" w14:textId="77777777" w:rsidR="00F26E2E" w:rsidRDefault="00F26E2E">
      <w:pPr>
        <w:spacing w:after="120"/>
      </w:pPr>
    </w:p>
    <w:p w14:paraId="3BF35BDA" w14:textId="77777777" w:rsidR="00F26E2E" w:rsidRDefault="00B870A1">
      <w:pPr>
        <w:spacing w:after="120" w:line="300" w:lineRule="auto"/>
        <w:jc w:val="both"/>
      </w:pPr>
      <w:r>
        <w:t>中心的発見は「</w:t>
      </w:r>
      <w:r>
        <w:rPr>
          <w:b/>
          <w:bCs/>
        </w:rPr>
        <w:t>職人芸は消えず、移動する</w:t>
      </w:r>
      <w:r>
        <w:t>」である。メガプロンプトを潰した後、再製造の受入検査でCADの表示要素4件が製造品に無いことが判明した。帰属は製造装置ではなく、</w:t>
      </w:r>
      <w:r>
        <w:rPr>
          <w:b/>
          <w:bCs/>
        </w:rPr>
        <w:t>設計者が work order を手書き翻訳した層</w:t>
      </w:r>
      <w:r>
        <w:t>であった。決定的に抽出・裁定した情報を最後に人間語へ手書きで写す工程が残っていれば、そこが新たな漏れ点になる。</w:t>
      </w:r>
    </w:p>
    <w:p w14:paraId="02179BD5" w14:textId="69701485" w:rsidR="00F26E2E" w:rsidRDefault="00B870A1">
      <w:pPr>
        <w:spacing w:after="120" w:line="300" w:lineRule="auto"/>
        <w:jc w:val="both"/>
      </w:pPr>
      <w:r>
        <w:t xml:space="preserve">追補実験として、(1) モックそのものの盲検検査(下流で実際に発覚していた欠陥16項目のオラクルに対し </w:t>
      </w:r>
      <w:del w:id="8880" w:author="Claude" w:date="2026-07-10T00:00:00Z">
        <w:r>
          <w:delText>hit+partial 69%(hit 7+partial 4 / 16項目)、</w:delText>
        </w:r>
      </w:del>
      <w:ins w:id="8881" w:author="Claude" w:date="2026-07-10T00:00:00Z">
        <w:r>
          <w:t>hit 7/16(43.8%)・partial 4/16(25.0%)・miss 5/16(31.3%)― 少なくとも部分的に検出した項目は11/16(68.8%)。partialは、欠陥の対象要素と不適合の種類を特定しているが、発生条件・期待契約・是正基準の少なくとも一つを欠き、その指摘だけでは合否判定または修正指示を完結できない場合とした。</w:t>
        </w:r>
      </w:ins>
      <w:r>
        <w:t xml:space="preserve">修正コストの高い「未規定契約」クラスは</w:t>
      </w:r>
      <w:r>
        <w:rPr>
          <w:b/>
          <w:bCs/>
        </w:rPr>
        <w:t>83%(5/6)</w:t>
      </w:r>
      <w:r>
        <w:t xml:space="preserve">を前倒しで発見)、(2) 参照概念モデルとの差分による補完(完全新規の発見4件・ノイズ0/10)、(3) 検査エージェントのモデル感度測定(最小モデルは「達成不能」でなく「完遂するが検査として信頼できない」形で落ちる ― </w:t>
      </w:r>
      <w:r>
        <w:rPr>
          <w:b/>
          <w:bCs/>
        </w:rPr>
        <w:t>弱いモデルの危険は沈黙ではなく自信のある充填</w:t>
      </w:r>
      <w:r>
        <w:t>であり、候補と質問しか出させない原則+人間裁定が防波堤である理由の直接実証)を得た。なお本章の「翻訳層」命題は単発の逸話に留まらない ― 第10章で既存資産の履歴信号(失敗修正連鎖)と照合され、実欠陥コストの実測に接続される。</w:t>
      </w:r>
    </w:p>
    <w:p w14:paraId="5EC1E17D" w14:textId="77777777" w:rsidR="00F26E2E" w:rsidRDefault="00B870A1">
      <w:pPr>
        <w:pStyle w:val="1"/>
        <w:pageBreakBefore/>
      </w:pPr>
      <w:bookmarkStart w:id="28" w:name="_Toc234603528"/>
      <w:r>
        <w:lastRenderedPageBreak/>
        <w:t>10. 実験VII: 既存資産への適用 ― stage-0健診とhub-first移行</w:t>
      </w:r>
      <w:bookmarkEnd w:id="28"/>
    </w:p>
    <w:p w14:paraId="4EF47192" w14:textId="0BD02675" w:rsidR="00F26E2E" w:rsidRDefault="00B870A1">
      <w:pPr>
        <w:spacing w:after="120" w:line="300" w:lineRule="auto"/>
        <w:jc w:val="both"/>
      </w:pPr>
      <w:r>
        <w:t xml:space="preserve">BomDD 未導入の既存リポジトリ(画像連結アプリ ViewGrid: 4層アーキテクチャ・245ファイル・298コミット)に対し、影響宣言が存在しない状態でも導入判定ができるかを検証した。実diffのみから変更トポロジーを測定する </w:t>
      </w:r>
      <w:r>
        <w:rPr>
          <w:b/>
          <w:bCs/>
        </w:rPr>
        <w:t>stage-0健診</w:t>
      </w:r>
      <w:r>
        <w:t xml:space="preserve"> により、複数unit跨ぎ率 </w:t>
      </w:r>
      <w:r>
        <w:rPr>
          <w:b/>
          <w:bCs/>
        </w:rPr>
        <w:t>49.8%</w:t>
      </w:r>
      <w:r>
        <w:t xml:space="preserve">・層跨ぎ率 </w:t>
      </w:r>
      <w:r>
        <w:rPr>
          <w:b/>
          <w:bCs/>
        </w:rPr>
        <w:t>40.8%</w:t>
      </w:r>
      <w:r>
        <w:t xml:space="preserve">・ハブ集中(ViewModels 68%/Views 66%・最頻同時変更ペア62回)を得て、導入候補の優先順位付けとハブ台帳の初期値を宣言起票前に数字で取得した。これに基づき、全成果物の一括対応付けではなくハブunitから as-built M-BOM を起こす </w:t>
      </w:r>
      <w:r>
        <w:rPr>
          <w:b/>
          <w:bCs/>
        </w:rPr>
        <w:t>hub-first 部分移行</w:t>
      </w:r>
      <w:r>
        <w:t>を実施した(8 unit・実装コード無変更)。</w:t>
      </w:r>
    </w:p>
    <w:p w14:paraId="12B5D3DF" w14:textId="77777777" w:rsidR="00F26E2E" w:rsidRDefault="00B870A1">
      <w:pPr>
        <w:spacing w:after="120" w:line="300" w:lineRule="auto"/>
        <w:jc w:val="both"/>
      </w:pPr>
      <w:r>
        <w:rPr>
          <w:sz w:val="18"/>
          <w:szCs w:val="18"/>
        </w:rPr>
        <w:t>健診の指標定義は次のとおりである。各コミットの実diffをファイル集合へ展開し(文書・生成物・マージコミットは除外。母数はコード変更コミット245件)、ディレクトリ規約に基づく仮unit写像(29 unit)とアーキテクチャ層(4層)へ投影する。複数unit跨ぎ率は1コミットが2 unit以上を変更した割合、層跨ぎ率は2層以上を変更した割合である。fix潜伏は、件名キーワードでfeat系/fix系に分類した上で、同一ファイルへの直近feat系コミットからfix系コミットまでのコミット距離(時間ではなく履歴上の距離)として測定した。三冠収束は、fix集中・churn・ファイルサイズの各指標の上位unitが同一unitへ重なるかの順位比較で判定した(正規化合成はしない)。キーワード分類のノイズと機械的掃引コミットによる数%の押し上げは系統誤差として明示した(除外しても結論は不変)。</w:t>
      </w:r>
      <w:r>
        <w:t>churn(タッチ回数)・跨ぎ率・feat/fix分類の正規表現を含む測定規約は、公開治具 stage0-survey.py の冒頭に凍結している。件名分類の適合率は手作業標本での検査を行っておらず、限界として明示する。</w:t>
      </w:r>
    </w:p>
    <w:p w14:paraId="648DBFB7" w14:textId="77777777" w:rsidR="00F26E2E" w:rsidRDefault="00B870A1">
      <w:pPr>
        <w:spacing w:after="120" w:line="300" w:lineRule="auto"/>
        <w:jc w:val="both"/>
      </w:pPr>
      <w:r>
        <w:t>さらに git 履歴からの試行錯誤信号抽出により、(1) fix集中・churn・ファイルサイズの3系統の独立測定が同一unitへ収束する「</w:t>
      </w:r>
      <w:r>
        <w:rPr>
          <w:b/>
          <w:bCs/>
        </w:rPr>
        <w:t>三冠収束</w:t>
      </w:r>
      <w:r>
        <w:t>」がハブ判定を多重根拠化すること、(2) 静的smell(座標換算ロジックの3箇所重複=翻訳層職人芸)と履歴の失敗修正連鎖(修正→Revert→再修正→Revert)が</w:t>
      </w:r>
      <w:r>
        <w:rPr>
          <w:b/>
          <w:bCs/>
        </w:rPr>
        <w:t>同一箇所を独立に指す</w:t>
      </w:r>
      <w:r>
        <w:t>こと(第9章の発見の帰結が実欠陥コストであることの実測)、(3) fix潜伏期間の中央値が13コミット・遅発(20コミット超)34%&gt;即時(3コミット以内)28%であり回帰検査が拾うべきだった欠陥が実在したこと、を得た。git履歴は fix連鎖(FMEAの種)・設計反転(意思決定記録の昇格候補)・churn×サイズ時系列(肥大化曲線)・feat→ファイル写像(影響予測の教師データ)の4種の学習信号を持つ。ただし生存者バイアス・whyの欠落・分類ノイズを限界として明示して使う。</w:t>
      </w:r>
      <w:del w:id="8905" w:author="Claude" w:date="2026-07-10T00:00:00Z">
        <w:r>
          <w:delText>健診の外部妥当性はその後、OSS 3リポジトリ(jellyfin: C#・36万行 / gitea: Go+TypeScript・77万行 / home-assistant core: Python・541万行・11万コミット)への事前登録つき遡及測定で検証した。</w:delText>
        </w:r>
      </w:del>
      <w:ins w:id="8906" w:author="Claude" w:date="2026-07-10T00:00:00Z">
        <w:r>
          <w:t>その後、stage-0指標の算出可能性と一部パターンの概念的再現を、OSS 3リポジトリ(jellyfin: C#・36万行 / gitea: Go+TypeScript・77万行 / home-assistant core: Python・541万行・11万コミット)への事前登録つき遡及測定で追試した(投資回収や導入効果の予測妥当性は未検証である)。</w:t>
        </w:r>
      </w:ins>
      <w:r>
        <w:t xml:space="preserve">変更とfixのハブ重なり(churn∩fix overlap)は4リポジトリ全てで再現し、fixに限っても変更の37〜45%がunit境界を跨ぎ、影響宣言の回収余地は全リポジトリで観測された ― 百万行級の測定に壁はなかった。</w:t>
      </w:r>
      <w:ins w:id="8907" w:author="Claude" w:date="2026-07-10T00:00:00Z">
        <w:r>
          <w:t xml:space="preserve">リポジトリ別の内訳(コミット範囲・解析コミット数・churn∩fix overlap・unit跨ぎ率)は付録C表25に示す。</w:t>
        </w:r>
      </w:ins>
      <w:r>
        <w:t xml:space="preserve">一方、fix集中</w:t>
        <w:lastRenderedPageBreak/>
        <w:t>×churn×サイズの「三冠収束」はOSSでは3リポジトリとも再現せず、god-file型のハブは単独開発または局所的な設計負債に依存する可能性が示された。さらにハブ集中は規模に対して単調増加せず、最小のViewGridが最大の集中を示した。したがって「規模の壁」はコード行数の単調関数ではなく、開発体制・アーキテクチャ境界の明瞭度・unit写像(組織構造と実装重心のずれ)の関数として再定式化される。この結果を受け、健診の中核指標はサイズではなくchurn∩fix overlapとunit跨ぎ圧に置き、サイズは増幅因子として扱う。</w:t>
      </w:r>
    </w:p>
    <w:p w14:paraId="2D00C80B" w14:textId="30015F3A" w:rsidR="00D126CA" w:rsidRDefault="00F13E9E">
      <w:pPr>
        <w:pStyle w:val="1"/>
        <w:pageBreakBefore/>
      </w:pPr>
      <w:bookmarkStart w:id="29" w:name="_Toc234603529"/>
      <w:r>
        <w:lastRenderedPageBreak/>
        <w:t>11. 実験VIII: AI実行主体への工程転移 ― 説明者なしで方法論は運転できるか(transfer-01〜03)</w:t>
      </w:r>
      <w:bookmarkEnd w:id="29"/>
    </w:p>
    <w:p w14:paraId="12070B71" w14:textId="373ED1EB" w:rsidR="00D126CA" w:rsidRDefault="00F13E9E">
      <w:r>
        <w:t>実験I〜VIIの全系列は方法論の発明者が設計者・観測者を兼ねており、playbookが発明者の暗黙知に依存している可能性(第13章の単一設計者の限界)を排除できない。本章は、この限界のうち「担当者」の軸を直接検証する。すなわち、発明者の説明・救済なしに、凍結された配布物(playbook・テンプレート・治具=kit)のみから、初見(fresh)の担当者が全周(要求獲得→仕様→BOM→隔離製造→受入→納品→変更オーダーのクローズ)を運転できるか(RQ6: 可搬性)。変える軸は1ラウンドにつき主として1つとしたが、題材・kit版も同時に変わるため、本実験は統制実験ではなく異なる3構成における可搬性ケースの反復である(因子一覧は付録C表20): t1=発明者と同一モデルのfreshセッション(fable-5)、t2=1ティア下のモデル(sonnet-5)、t3=別ベンダー+別ハーネス(GPT-5.5/Codex CLI)。t3は担当者とハーネスの複合軸であり分離不能であることをプロトコルに事前申告した。</w:t>
      </w:r>
    </w:p>
    <w:p w14:paraId="334E9F6E" w14:textId="77777777" w:rsidR="00D126CA" w:rsidRDefault="00F13E9E">
      <w:pPr>
        <w:pStyle w:val="2"/>
      </w:pPr>
      <w:bookmarkStart w:id="30" w:name="_Toc234603530"/>
      <w:r>
        <w:t>11.1 測定設計 ― 転移テストの装置</w:t>
      </w:r>
      <w:bookmarkEnd w:id="30"/>
    </w:p>
    <w:p w14:paraId="6A470D55" w14:textId="77777777" w:rsidR="00D126CA" w:rsidRDefault="00F13E9E">
      <w:r>
        <w:t>測定は次の装置で統制した。(1) kitの凍結: 配布物をタグで凍結し(transfer01-kit-v1〜v3)、答え合わせになる文書(実証データ集等)は除外する。(2) 顧客役の分離: 顧客役は凍結ブリーフに従い、設計示唆を禁止する。ブリーフには「聞かれるまで言わない」伏せ項目5件(数値境界・時間/金額の帰属基準・判定時点/分母・確定操作の取消可否・0/負数)を仕込み、帰結を「質問で引き出し/未質問だが明示的仕様化/申告なき充填」の3値で採点する ― エリシテーションと沈黙掃討の測定器である。(3) 介入台帳: 担当者との全交信を customer_ruling(業務裁定=合法・無制限)/ method_explanation(方法論の説明=介入)/ rescue(救済=重大介入)/ tooling_gap(環境・梱包の穴)に分類し、介入ごとに「介入なしで進めたか」「成功の帰属を変えるか」の2問を記録する。(4) 事前予測の凍結: 各ラウンドの合否基準と予測を測定前にコミットする(影響なし予測の製造前凍結と同じ証明形式)。(5) 前倒し検出(T0): 動的テストに先立ち、fresh読者3体でkitの自己完結性を静的監査し、検出穴を補正してから凍結した。T0で意図的に未補正のまま残した穴が後続ラウンドで介入として実測されたことは、前倒し検出の対偶(見送った穴のコスト)の実測になっている。3構成の因子一覧(モデル・ベンダー・ハーネス・題材・kit版・顧客往復数・最終受入)は付録C表20に、顧客裁定(customer_ruling)の全件集計と発生段階は付録C表21に示す。</w:t>
      </w:r>
    </w:p>
    <w:p w14:paraId="42D775EE" w14:textId="77777777" w:rsidR="00D126CA" w:rsidRDefault="00F13E9E">
      <w:pPr>
        <w:pStyle w:val="2"/>
      </w:pPr>
      <w:bookmarkStart w:id="31" w:name="_Toc234603531"/>
      <w:r>
        <w:t>11.2 結果 ― 三点対比</w:t>
      </w:r>
      <w:bookmarkEnd w:id="31"/>
    </w:p>
    <w:p w14:paraId="5ED4158F" w14:textId="77777777" w:rsidR="00D126CA" w:rsidRDefault="00F13E9E">
      <w:pPr>
        <w:spacing w:before="120" w:after="60"/>
        <w:jc w:val="center"/>
      </w:pPr>
      <w:r>
        <w:rPr>
          <w:sz w:val="18"/>
          <w:szCs w:val="18"/>
        </w:rPr>
        <w:t>表11 担当者転移テストの三点対比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220"/>
        <w:gridCol w:w="2220"/>
        <w:gridCol w:w="2220"/>
      </w:tblGrid>
      <w:tr w:rsidR="00D126CA" w14:paraId="618E1FFC" w14:textId="77777777">
        <w:trPr>
          <w:tblHeader/>
        </w:trPr>
        <w:tc>
          <w:tcPr>
            <w:tcW w:w="2340" w:type="dxa"/>
          </w:tcPr>
          <w:p w14:paraId="094BF096" w14:textId="77777777" w:rsidR="00D126CA" w:rsidRDefault="00F13E9E">
            <w:r>
              <w:rPr>
                <w:b/>
              </w:rPr>
              <w:t>指標</w:t>
            </w:r>
          </w:p>
        </w:tc>
        <w:tc>
          <w:tcPr>
            <w:tcW w:w="2220" w:type="dxa"/>
          </w:tcPr>
          <w:p w14:paraId="4159519B" w14:textId="77777777" w:rsidR="00D126CA" w:rsidRDefault="00F13E9E">
            <w:r>
              <w:rPr>
                <w:b/>
              </w:rPr>
              <w:t>t1(fable-5)</w:t>
            </w:r>
          </w:p>
        </w:tc>
        <w:tc>
          <w:tcPr>
            <w:tcW w:w="2220" w:type="dxa"/>
          </w:tcPr>
          <w:p w14:paraId="1A9C7A1B" w14:textId="77777777" w:rsidR="00D126CA" w:rsidRDefault="00F13E9E">
            <w:r>
              <w:rPr>
                <w:b/>
              </w:rPr>
              <w:t>t2(sonnet-5)</w:t>
            </w:r>
          </w:p>
        </w:tc>
        <w:tc>
          <w:tcPr>
            <w:tcW w:w="2220" w:type="dxa"/>
          </w:tcPr>
          <w:p w14:paraId="00052CA3" w14:textId="77777777" w:rsidR="00D126CA" w:rsidRDefault="00F13E9E">
            <w:r>
              <w:rPr>
                <w:b/>
              </w:rPr>
              <w:t>t3(GPT-5.5/Codex)</w:t>
            </w:r>
          </w:p>
        </w:tc>
      </w:tr>
      <w:tr w:rsidR="00D126CA" w14:paraId="5005F643" w14:textId="77777777">
        <w:tc>
          <w:tcPr>
            <w:tcW w:w="2340" w:type="dxa"/>
          </w:tcPr>
          <w:p w14:paraId="246DFE49" w14:textId="77777777" w:rsidR="00D126CA" w:rsidRDefault="00F13E9E">
            <w:r>
              <w:t>説明介入/救済</w:t>
            </w:r>
          </w:p>
        </w:tc>
        <w:tc>
          <w:tcPr>
            <w:tcW w:w="2220" w:type="dxa"/>
          </w:tcPr>
          <w:p w14:paraId="2AC101E6" w14:textId="77777777" w:rsidR="00D126CA" w:rsidRDefault="00F13E9E">
            <w:r>
              <w:t>0 / 0</w:t>
            </w:r>
          </w:p>
        </w:tc>
        <w:tc>
          <w:tcPr>
            <w:tcW w:w="2220" w:type="dxa"/>
          </w:tcPr>
          <w:p w14:paraId="4972A40E" w14:textId="77777777" w:rsidR="00D126CA" w:rsidRDefault="00F13E9E">
            <w:r>
              <w:t>0 / 0</w:t>
            </w:r>
          </w:p>
        </w:tc>
        <w:tc>
          <w:tcPr>
            <w:tcW w:w="2220" w:type="dxa"/>
          </w:tcPr>
          <w:p w14:paraId="4E0C7C36" w14:textId="77777777" w:rsidR="00D126CA" w:rsidRDefault="00F13E9E">
            <w:r>
              <w:t>0 / 0</w:t>
            </w:r>
          </w:p>
        </w:tc>
      </w:tr>
      <w:tr w:rsidR="00D126CA" w14:paraId="2D366F4E" w14:textId="77777777">
        <w:tc>
          <w:tcPr>
            <w:tcW w:w="2340" w:type="dxa"/>
          </w:tcPr>
          <w:p w14:paraId="0FC54F98" w14:textId="77777777" w:rsidR="00D126CA" w:rsidRDefault="00F13E9E">
            <w:r>
              <w:t>tooling_gap(環境)</w:t>
            </w:r>
          </w:p>
        </w:tc>
        <w:tc>
          <w:tcPr>
            <w:tcW w:w="2220" w:type="dxa"/>
          </w:tcPr>
          <w:p w14:paraId="1F8B393C" w14:textId="77777777" w:rsidR="00D126CA" w:rsidRDefault="00F13E9E">
            <w:r>
              <w:t>0</w:t>
            </w:r>
          </w:p>
        </w:tc>
        <w:tc>
          <w:tcPr>
            <w:tcW w:w="2220" w:type="dxa"/>
          </w:tcPr>
          <w:p w14:paraId="3B1F836C" w14:textId="77777777" w:rsidR="00D126CA" w:rsidRDefault="00F13E9E">
            <w:r>
              <w:t>2(環境権限系)</w:t>
            </w:r>
          </w:p>
        </w:tc>
        <w:tc>
          <w:tcPr>
            <w:tcW w:w="2220" w:type="dxa"/>
          </w:tcPr>
          <w:p w14:paraId="43018ACB" w14:textId="77777777" w:rsidR="00D126CA" w:rsidRDefault="00F13E9E">
            <w:r>
              <w:t>0</w:t>
            </w:r>
          </w:p>
        </w:tc>
      </w:tr>
      <w:tr w:rsidR="00D126CA" w14:paraId="4BE4EE62" w14:textId="77777777">
        <w:tc>
          <w:tcPr>
            <w:tcW w:w="2340" w:type="dxa"/>
          </w:tcPr>
          <w:p w14:paraId="1C58C9D9" w14:textId="77777777" w:rsidR="00D126CA" w:rsidRDefault="00F13E9E">
            <w:r>
              <w:t>申告なき充填</w:t>
            </w:r>
          </w:p>
        </w:tc>
        <w:tc>
          <w:tcPr>
            <w:tcW w:w="2220" w:type="dxa"/>
          </w:tcPr>
          <w:p w14:paraId="15443A63" w14:textId="77777777" w:rsidR="00D126CA" w:rsidRDefault="00F13E9E">
            <w:r>
              <w:t>0</w:t>
            </w:r>
          </w:p>
        </w:tc>
        <w:tc>
          <w:tcPr>
            <w:tcW w:w="2220" w:type="dxa"/>
          </w:tcPr>
          <w:p w14:paraId="7580B669" w14:textId="77777777" w:rsidR="00D126CA" w:rsidRDefault="00F13E9E">
            <w:r>
              <w:t>0</w:t>
            </w:r>
          </w:p>
        </w:tc>
        <w:tc>
          <w:tcPr>
            <w:tcW w:w="2220" w:type="dxa"/>
          </w:tcPr>
          <w:p w14:paraId="65E2E12A" w14:textId="77777777" w:rsidR="00D126CA" w:rsidRDefault="00F13E9E">
            <w:r>
              <w:t>0</w:t>
            </w:r>
          </w:p>
        </w:tc>
      </w:tr>
      <w:tr w:rsidR="00D126CA" w14:paraId="1DCC7ECF" w14:textId="77777777">
        <w:tc>
          <w:tcPr>
            <w:tcW w:w="2340" w:type="dxa"/>
          </w:tcPr>
          <w:p w14:paraId="289A158C" w14:textId="77777777" w:rsidR="00D126CA" w:rsidRDefault="00F13E9E">
            <w:r>
              <w:t>伏せ項目5件の帰結</w:t>
            </w:r>
          </w:p>
        </w:tc>
        <w:tc>
          <w:tcPr>
            <w:tcW w:w="2220" w:type="dxa"/>
          </w:tcPr>
          <w:p w14:paraId="3A395D92" w14:textId="77777777" w:rsidR="00D126CA" w:rsidRDefault="00F13E9E">
            <w:r>
              <w:t>3質問+2明示的仕様</w:t>
              <w:lastRenderedPageBreak/>
              <w:t>化</w:t>
            </w:r>
          </w:p>
        </w:tc>
        <w:tc>
          <w:tcPr>
            <w:tcW w:w="2220" w:type="dxa"/>
          </w:tcPr>
          <w:p w14:paraId="45C78F58" w14:textId="77777777" w:rsidR="00D126CA" w:rsidRDefault="00F13E9E">
            <w:r>
              <w:lastRenderedPageBreak/>
              <w:t>2ゲート経由質問+3</w:t>
              <w:lastRenderedPageBreak/>
              <w:t>明示的仕様化</w:t>
            </w:r>
          </w:p>
        </w:tc>
        <w:tc>
          <w:tcPr>
            <w:tcW w:w="2220" w:type="dxa"/>
          </w:tcPr>
          <w:p w14:paraId="13D2ECA0" w14:textId="77777777" w:rsidR="00D126CA" w:rsidRDefault="00F13E9E">
            <w:r>
              <w:lastRenderedPageBreak/>
              <w:t>1例示質問+2宣言充</w:t>
              <w:lastRenderedPageBreak/>
              <w:t>填+1外部化+1終端規則</w:t>
            </w:r>
          </w:p>
        </w:tc>
      </w:tr>
      <w:tr w:rsidR="00D126CA" w14:paraId="7ADEC718" w14:textId="77777777">
        <w:tc>
          <w:tcPr>
            <w:tcW w:w="2340" w:type="dxa"/>
          </w:tcPr>
          <w:p w14:paraId="49298605" w14:textId="77777777" w:rsidR="00D126CA" w:rsidRDefault="00F13E9E">
            <w:r>
              <w:lastRenderedPageBreak/>
              <w:t>影響なし予測(ECO)</w:t>
            </w:r>
          </w:p>
        </w:tc>
        <w:tc>
          <w:tcPr>
            <w:tcW w:w="2220" w:type="dxa"/>
          </w:tcPr>
          <w:p w14:paraId="590737D8" w14:textId="77777777" w:rsidR="00D126CA" w:rsidRDefault="00F13E9E">
            <w:r>
              <w:t>12/12 的中</w:t>
            </w:r>
          </w:p>
        </w:tc>
        <w:tc>
          <w:tcPr>
            <w:tcW w:w="2220" w:type="dxa"/>
          </w:tcPr>
          <w:p w14:paraId="04F644FF" w14:textId="77777777" w:rsidR="00D126CA" w:rsidRDefault="00F13E9E">
            <w:r>
              <w:t>2/3(under 1 ― 自ら命名し正直採点)</w:t>
            </w:r>
          </w:p>
        </w:tc>
        <w:tc>
          <w:tcPr>
            <w:tcW w:w="2220" w:type="dxa"/>
          </w:tcPr>
          <w:p w14:paraId="76C190D9" w14:textId="77777777" w:rsidR="00D126CA" w:rsidRDefault="00F13E9E">
            <w:r>
              <w:t>根拠つき予測表・事後反証なし</w:t>
            </w:r>
          </w:p>
        </w:tc>
      </w:tr>
      <w:tr w:rsidR="00D126CA" w14:paraId="46D8554F" w14:textId="77777777">
        <w:tc>
          <w:tcPr>
            <w:tcW w:w="2340" w:type="dxa"/>
          </w:tcPr>
          <w:p w14:paraId="4F88E412" w14:textId="77777777" w:rsidR="00D126CA" w:rsidRDefault="00F13E9E">
            <w:r>
              <w:t>ゲート運用の型</w:t>
            </w:r>
          </w:p>
        </w:tc>
        <w:tc>
          <w:tcPr>
            <w:tcW w:w="2220" w:type="dxa"/>
          </w:tcPr>
          <w:p w14:paraId="51A26639" w14:textId="77777777" w:rsidR="00D126CA" w:rsidRDefault="00F13E9E">
            <w:r>
              <w:t>自発</w:t>
            </w:r>
          </w:p>
        </w:tc>
        <w:tc>
          <w:tcPr>
            <w:tcW w:w="2220" w:type="dxa"/>
          </w:tcPr>
          <w:p w14:paraId="5E3870D2" w14:textId="77777777" w:rsidR="00D126CA" w:rsidRDefault="00F13E9E">
            <w:r>
              <w:t>従属(ゲートが連れて行く)</w:t>
            </w:r>
          </w:p>
        </w:tc>
        <w:tc>
          <w:tcPr>
            <w:tcW w:w="2220" w:type="dxa"/>
          </w:tcPr>
          <w:p w14:paraId="364D1982" w14:textId="77777777" w:rsidR="00D126CA" w:rsidRDefault="00F13E9E">
            <w:r>
              <w:t>圧縮+文書化</w:t>
            </w:r>
          </w:p>
        </w:tc>
      </w:tr>
      <w:tr w:rsidR="00D126CA" w14:paraId="73823DCE" w14:textId="77777777">
        <w:tc>
          <w:tcPr>
            <w:tcW w:w="2340" w:type="dxa"/>
          </w:tcPr>
          <w:p w14:paraId="744DA3AB" w14:textId="77777777" w:rsidR="00D126CA" w:rsidRDefault="00F13E9E">
            <w:r>
              <w:t>完遂範囲</w:t>
            </w:r>
          </w:p>
        </w:tc>
        <w:tc>
          <w:tcPr>
            <w:tcW w:w="2220" w:type="dxa"/>
          </w:tcPr>
          <w:p w14:paraId="618CCD82" w14:textId="77777777" w:rsidR="00D126CA" w:rsidRDefault="00F13E9E">
            <w:r>
              <w:t>一周+ECO 1件</w:t>
            </w:r>
          </w:p>
        </w:tc>
        <w:tc>
          <w:tcPr>
            <w:tcW w:w="2220" w:type="dxa"/>
          </w:tcPr>
          <w:p w14:paraId="71B4CDC3" w14:textId="77777777" w:rsidR="00D126CA" w:rsidRDefault="00F13E9E">
            <w:r>
              <w:t>一周+ECO 1件</w:t>
            </w:r>
          </w:p>
        </w:tc>
        <w:tc>
          <w:tcPr>
            <w:tcW w:w="2220" w:type="dxa"/>
          </w:tcPr>
          <w:p w14:paraId="4046B45E" w14:textId="77777777" w:rsidR="00D126CA" w:rsidRDefault="00F13E9E">
            <w:r>
              <w:t>一周+ECO 2件</w:t>
            </w:r>
          </w:p>
        </w:tc>
      </w:tr>
    </w:tbl>
    <w:p w14:paraId="668A08DC" w14:textId="488C52DC" w:rsidR="00D126CA" w:rsidRDefault="00F13E9E">
      <w:r>
        <w:t>主結果: 3ラウンドとも method_explanation 0・rescue 0 で納品と変更オーダーのクローズまで完遂した(3構成×各N=1・2ベンダー・3題材の事例反復)。「申告なき充填0」の検査対象は、伏せ項目5件×3構成(帰結の3値採点)と、納品成果物・台帳に対する観測者の事後全数監査である。t2 の tooling_gap 2件はいずれも実行環境の権限装置による停止(並行工場の成果物衝突と、宣言境界内ファイル変更への人間直接承認要求)であり、方法論の論理の穴ではない ― 後者はむしろ「逸脱が黙って通らない」という変更管理の意図どおりの動作である。</w:t>
      </w:r>
    </w:p>
    <w:p w14:paraId="5882D808" w14:textId="77777777" w:rsidR="00D126CA" w:rsidRDefault="00F13E9E">
      <w:pPr>
        <w:pStyle w:val="2"/>
      </w:pPr>
      <w:bookmarkStart w:id="32" w:name="_Toc234603532"/>
      <w:r>
        <w:t>11.3 中心的発見</w:t>
      </w:r>
      <w:bookmarkEnd w:id="32"/>
    </w:p>
    <w:p w14:paraId="2EA68B44" w14:textId="77777777" w:rsidR="00D126CA" w:rsidRDefault="00F13E9E">
      <w:r>
        <w:t>(1) 翻訳層の自然発生(t1): 担当者は方法論語彙を顧客語へ自力翻訳した(固定オラクル→「事前に凍結した受入検査」等)。第9章は「職人芸は翻訳層へ移動する」ことを示したが、本実験は翻訳能力が装置側にあれば説明者は不要になることを示す ― 転移成立の条件はこの能力を含む。</w:t>
      </w:r>
    </w:p>
    <w:p w14:paraId="463979CF" w14:textId="4A538AAD" w:rsidR="00D126CA" w:rsidRDefault="00F13E9E">
      <w:r>
        <w:t>(2) 補償機構(t2): ティアの低下で劣化したのは4つの「自発性」(境界値エリシテーション・影響分析の写像精度・人間ゲートの自発性・宣言境界の自制)であり、その全てを playbook のゲート群(承認必須ゲート・仮置きの顧客確認・golden準備・宣言境界+権限ゲート)が捕捉し、顧客との正規接点へ変換した。説明者はどちらのティアでも不要だった。この結果は、工程ゲートが実行主体間の差異の一部を補償しうることを示す事例証拠である ― モデル性能から独立した因果効果は未検証であり(各構成N=1の非統制ケース)、「品質は工程の閉ループで決まる」という命題は本研究の到達目標であって結論ではない。</w:t>
      </w:r>
    </w:p>
    <w:p w14:paraId="2602C654" w14:textId="77777777" w:rsidR="00D126CA" w:rsidRDefault="00F13E9E">
      <w:r>
        <w:t>(3) 文化は横断し、様式は横断しない(t3): 正直申告の文化 ― 要求不適合の自己申告、自己受入失敗の記録、「仕様変更であり欠陥でない」という帰属診断、計算不能値の not-computed 明記 ― はベンダーを横断した。ずる報告が特定ベンダーの訓練特性ではなく kit の規律として通じることの初証拠である。一方、様式(ずるID命名・完了形式節・gitによる凍結タグ)は横断せず、内容を満たしたまま形が変わった。環境制約(隔離サブエージェント機構の不在)は tooling_gap にならず、テーラリングの正規の縮退裁定として吸収された。</w:t>
      </w:r>
    </w:p>
    <w:p w14:paraId="537F4CF8" w14:textId="77777777" w:rsidR="00D126CA" w:rsidRDefault="00F13E9E">
      <w:r>
        <w:t>(4) エリシテーションの3様: 曖昧さの処理経路は担当者ごとに異なった ― 自由記述の一括質問で境界値に自力到達(t1)、選択式小分けで境界値には未達だがゲートが連れて行く(t2)、決定自体を入力契約へ外出しする「決定の外部化」(t3)。3様のいずれも申告なき充填0を保った。外部化は運用判断を呼び出し側へ転嫁するため、顧客が気づきにくいという固有のリスクを持つ。</w:t>
      </w:r>
    </w:p>
    <w:p w14:paraId="55B8B8BC" w14:textId="77777777" w:rsidR="00D126CA" w:rsidRDefault="00F13E9E">
      <w:pPr>
        <w:pStyle w:val="2"/>
      </w:pPr>
      <w:bookmarkStart w:id="33" w:name="_Toc234603533"/>
      <w:r>
        <w:t>11.4 工数の観測と測定系規律</w:t>
      </w:r>
      <w:bookmarkEnd w:id="33"/>
    </w:p>
    <w:p w14:paraId="2A93DAB1" w14:textId="77777777" w:rsidR="00D126CA" w:rsidRDefault="00F13E9E">
      <w:r>
        <w:lastRenderedPageBreak/>
        <w:t>t2 のセッショントランスクリプト全数タイムスタンプ解析(遡及)により、工数測定の来歴問題を実測した。台帳に転記された自己申告工数(3分45秒)は観測値(約1時間05分)と約17倍乖離しており、UIの作業時間表示も算出方法不明の self-reported 値であった。ここから「工数は観測値(タイムスタンプ由来)を正とし、自己申告値には来歴(self-reported)を明記する」測定系規律を導入した。観測壁時計の分解では、一周6時間12分のうち人間応答待ちと分類された区間が過半を占め、検査の機械実行は全観測期間の約3.6%に留まった ― ゲート従属型の工程では判断ゲートごとに人間応答レイテンシが発生する。これは補償機構の品質上の効果とは別に管理すべき、工程構造上の時間コストである。ラウンド間の壁時計比較は、分解成分と工程構造(顧客往復数・工場数・git操作の有無)の併記なしには意味を持たない。この測定系(壁時計/人間応答待ち/機械活動の分解・観測と派生の来歴分離)は第15章の導入コストKPIの定義に採用する。</w:t>
      </w:r>
      <w:ins w:id="8933" w:author="Claude" w:date="2026-07-10T00:00:00Z">
        <w:r>
          <w:t xml:space="preserve">観測の開始・終了条件、区間分類の排他規則、重複区間の扱い、分解値と欠測の扱いは付録C表26に示す。</w:t>
        </w:r>
      </w:ins>
      <w:r>
        <w:t xml:space="preserve"/>
      </w:r>
    </w:p>
    <w:p w14:paraId="05397C57" w14:textId="77777777" w:rsidR="00D126CA" w:rsidRDefault="00F13E9E">
      <w:pPr>
        <w:pStyle w:val="2"/>
      </w:pPr>
      <w:bookmarkStart w:id="34" w:name="_Toc234603534"/>
      <w:r>
        <w:t>11.5 限界</w:t>
      </w:r>
      <w:bookmarkEnd w:id="34"/>
    </w:p>
    <w:p w14:paraId="0963C663" w14:textId="77777777" w:rsidR="00D126CA" w:rsidRDefault="00F13E9E">
      <w:r>
        <w:t>担当者はAIのみであり、人間担当者への転移は未検証である(第15章P1で検証)。題材は小型(数REQ・一周)に限る。顧客役は方法論知識の保有者が務めており、凍結ブリーフと設計示唆禁止で統制したが、受入確認の起点が顧客の一押しになったラウンドがある(操舵として介入台帳に正直記録)。観測者と担当者の能力非対称、t3のベンダー+ハーネス複合軸(分離不能)、工数が測定系整備前の片側データの遡及分解であることも限界として明示する。</w:t>
      </w:r>
    </w:p>
    <w:p w14:paraId="53BE80F5" w14:textId="1625E7B1" w:rsidR="00F26E2E" w:rsidRDefault="00B870A1">
      <w:pPr>
        <w:pStyle w:val="1"/>
        <w:pageBreakBefore/>
      </w:pPr>
      <w:bookmarkStart w:id="35" w:name="_Toc234603535"/>
      <w:r>
        <w:lastRenderedPageBreak/>
        <w:t>12. 横断的発見 ― 観測命題の統合</w:t>
      </w:r>
      <w:bookmarkEnd w:id="35"/>
    </w:p>
    <w:p w14:paraId="4E660B4C" w14:textId="056C9E1B" w:rsidR="00F26E2E" w:rsidRDefault="00B870A1">
      <w:pPr>
        <w:pStyle w:val="2"/>
      </w:pPr>
      <w:bookmarkStart w:id="36" w:name="_Toc234603536"/>
      <w:r>
        <w:t>12.1 観測命題</w:t>
      </w:r>
      <w:bookmarkEnd w:id="36"/>
    </w:p>
    <w:p w14:paraId="3BCC49B6" w14:textId="5E5CA7F6" w:rsidR="00F26E2E" w:rsidRDefault="00B870A1">
      <w:pPr>
        <w:spacing w:after="120" w:line="300" w:lineRule="auto"/>
        <w:jc w:val="both"/>
      </w:pPr>
      <w:r>
        <w:t>複数系列にまたがって再現した発見を観測命題として統合する。いずれも本研究の観測範囲(第13章の限界)における命題であり、一般法則の主張ではない。</w:t>
      </w:r>
    </w:p>
    <w:p w14:paraId="2734A28F" w14:textId="4D79B35A" w:rsidR="00F26E2E" w:rsidRDefault="00B870A1">
      <w:pPr>
        <w:spacing w:before="120" w:after="60"/>
        <w:jc w:val="center"/>
      </w:pPr>
      <w:r>
        <w:rPr>
          <w:sz w:val="18"/>
          <w:szCs w:val="18"/>
        </w:rPr>
        <w:t>表12 観測命題の一覧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80"/>
        <w:gridCol w:w="3420"/>
      </w:tblGrid>
      <w:tr w:rsidR="00F26E2E" w14:paraId="0DB2A1EA" w14:textId="77777777">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94D20D1" w14:textId="77777777" w:rsidR="00F26E2E" w:rsidRDefault="00B870A1">
            <w:pPr>
              <w:spacing w:line="260" w:lineRule="auto"/>
            </w:pPr>
            <w:r>
              <w:rPr>
                <w:b/>
                <w:bCs/>
                <w:sz w:val="18"/>
                <w:szCs w:val="18"/>
              </w:rPr>
              <w:t>観測命題</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EF0B5BD" w14:textId="77777777" w:rsidR="00F26E2E" w:rsidRDefault="00B870A1">
            <w:pPr>
              <w:spacing w:line="260" w:lineRule="auto"/>
            </w:pPr>
            <w:r>
              <w:rPr>
                <w:b/>
                <w:bCs/>
                <w:sz w:val="18"/>
                <w:szCs w:val="18"/>
              </w:rPr>
              <w:t>初出</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378D5E6" w14:textId="77777777" w:rsidR="00F26E2E" w:rsidRDefault="00B870A1">
            <w:pPr>
              <w:spacing w:line="260" w:lineRule="auto"/>
            </w:pPr>
            <w:r>
              <w:rPr>
                <w:b/>
                <w:bCs/>
                <w:sz w:val="18"/>
                <w:szCs w:val="18"/>
              </w:rPr>
              <w:t>再現</w:t>
            </w:r>
          </w:p>
        </w:tc>
      </w:tr>
      <w:tr w:rsidR="00F26E2E" w14:paraId="79E580F9"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FA3AD1" w14:textId="77777777" w:rsidR="00F26E2E" w:rsidRDefault="00B870A1">
            <w:pPr>
              <w:spacing w:line="260" w:lineRule="auto"/>
            </w:pPr>
            <w:r>
              <w:rPr>
                <w:sz w:val="18"/>
                <w:szCs w:val="18"/>
              </w:rPr>
            </w:r>
            <w:del w:id="8812" w:author="Claude" w:date="2026-07-10T00:00:00Z">
              <w:r>
                <w:rPr>
                  <w:sz w:val="18"/>
                  <w:szCs w:val="18"/>
                </w:rPr>
                <w:delText>核と表面: 本研究で観測されたずるは表面側に集中した</w:delText>
              </w:r>
            </w:del>
            <w:ins w:id="8813" w:author="Claude" w:date="2026-07-10T00:00:00Z">
              <w:r>
                <w:rPr>
                  <w:sz w:val="18"/>
                  <w:szCs w:val="18"/>
                </w:rPr>
                <w:t>核と外部知識依存面: 成果物上に発現した未根拠充填は、観測範囲では外部知識依存面に位置した</w:t>
              </w:r>
            </w:ins>
            <w:r>
              <w:rPr>
                <w:sz w:val="18"/>
                <w:szCs w:val="18"/>
              </w:rPr>
              <w:t xml:space="preserve"/>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AF2F3A" w14:textId="77777777" w:rsidR="00F26E2E" w:rsidRDefault="00B870A1">
            <w:pPr>
              <w:spacing w:line="260" w:lineRule="auto"/>
            </w:pPr>
            <w:r>
              <w:rPr>
                <w:sz w:val="18"/>
                <w:szCs w:val="18"/>
              </w:rPr>
              <w:t>Loop1-3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B3B2F7" w14:textId="77777777" w:rsidR="00F26E2E" w:rsidRDefault="00B870A1">
            <w:pPr>
              <w:spacing w:line="260" w:lineRule="auto"/>
            </w:pPr>
            <w:r>
              <w:rPr>
                <w:sz w:val="18"/>
                <w:szCs w:val="18"/>
              </w:rPr>
              <w:t>Web API・Saga・フォワード(3ドメイン+)</w:t>
            </w:r>
          </w:p>
        </w:tc>
      </w:tr>
      <w:tr w:rsidR="00F26E2E" w14:paraId="7EC96612"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91C917" w14:textId="77777777" w:rsidR="00F26E2E" w:rsidRDefault="00B870A1">
            <w:pPr>
              <w:spacing w:line="260" w:lineRule="auto"/>
            </w:pPr>
            <w:r>
              <w:rPr>
                <w:sz w:val="18"/>
                <w:szCs w:val="18"/>
              </w:rPr>
              <w:t>C2(共有暗黙知)が成功を偽装する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DC6248" w14:textId="77777777" w:rsidR="00F26E2E" w:rsidRDefault="00B870A1">
            <w:pPr>
              <w:spacing w:line="260" w:lineRule="auto"/>
            </w:pPr>
            <w:r>
              <w:rPr>
                <w:sz w:val="18"/>
                <w:szCs w:val="18"/>
              </w:rPr>
              <w:t>Loop1.5/2</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B31F6C" w14:textId="77777777" w:rsidR="00F26E2E" w:rsidRDefault="00B870A1">
            <w:pPr>
              <w:spacing w:line="260" w:lineRule="auto"/>
            </w:pPr>
            <w:r>
              <w:rPr>
                <w:sz w:val="18"/>
                <w:szCs w:val="18"/>
              </w:rPr>
              <w:t>測定ハーネス内でも7例以上</w:t>
            </w:r>
          </w:p>
        </w:tc>
      </w:tr>
      <w:tr w:rsidR="00F26E2E" w14:paraId="650A068C"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5DB9DA" w14:textId="77777777" w:rsidR="00F26E2E" w:rsidRDefault="00B870A1">
            <w:pPr>
              <w:spacing w:line="260" w:lineRule="auto"/>
            </w:pPr>
            <w:r>
              <w:rPr>
                <w:sz w:val="18"/>
                <w:szCs w:val="18"/>
              </w:rPr>
              <w:t>テスト緑≠仕様適合(受入は梯子+承認者)</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AF96AC" w14:textId="77777777" w:rsidR="00F26E2E" w:rsidRDefault="00B870A1">
            <w:pPr>
              <w:spacing w:line="260" w:lineRule="auto"/>
            </w:pPr>
            <w:r>
              <w:rPr>
                <w:sz w:val="18"/>
                <w:szCs w:val="18"/>
              </w:rPr>
              <w:t>Loop2-3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33F9FD" w14:textId="77777777" w:rsidR="00F26E2E" w:rsidRDefault="00B870A1">
            <w:pPr>
              <w:spacing w:line="260" w:lineRule="auto"/>
            </w:pPr>
            <w:r>
              <w:rPr>
                <w:sz w:val="18"/>
                <w:szCs w:val="18"/>
              </w:rPr>
              <w:t>丸め・コーデック・配色・信号で反復</w:t>
            </w:r>
          </w:p>
        </w:tc>
      </w:tr>
      <w:tr w:rsidR="00F26E2E" w14:paraId="0E5DA53B"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AA0612" w14:textId="77777777" w:rsidR="00F26E2E" w:rsidRDefault="00B870A1">
            <w:pPr>
              <w:spacing w:line="260" w:lineRule="auto"/>
            </w:pPr>
            <w:r>
              <w:rPr>
                <w:sz w:val="18"/>
                <w:szCs w:val="18"/>
              </w:rPr>
              <w:t>一致≠正しさ(品質は決定性×正しさの二軸)</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B7C744" w14:textId="77777777" w:rsidR="00F26E2E" w:rsidRDefault="00B870A1">
            <w:pPr>
              <w:spacing w:line="260" w:lineRule="auto"/>
            </w:pPr>
            <w:r>
              <w:rPr>
                <w:sz w:val="18"/>
                <w:szCs w:val="18"/>
              </w:rPr>
              <w:t>Loop4-5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6456AA" w14:textId="77777777" w:rsidR="00F26E2E" w:rsidRDefault="00B870A1">
            <w:pPr>
              <w:spacing w:line="260" w:lineRule="auto"/>
            </w:pPr>
            <w:r>
              <w:rPr>
                <w:sz w:val="18"/>
                <w:szCs w:val="18"/>
              </w:rPr>
              <w:t>webapi-02・saga-02</w:t>
            </w:r>
          </w:p>
        </w:tc>
      </w:tr>
      <w:tr w:rsidR="00F26E2E" w14:paraId="23D5767D"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988A72" w14:textId="77777777" w:rsidR="00F26E2E" w:rsidRDefault="00B870A1">
            <w:pPr>
              <w:spacing w:line="260" w:lineRule="auto"/>
            </w:pPr>
            <w:r>
              <w:rPr>
                <w:sz w:val="18"/>
                <w:szCs w:val="18"/>
              </w:rPr>
              <w:t>ばらつきはBOMが沈黙する場所に集中する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04123B" w14:textId="77777777" w:rsidR="00F26E2E" w:rsidRDefault="00B870A1">
            <w:pPr>
              <w:spacing w:line="260" w:lineRule="auto"/>
            </w:pPr>
            <w:r>
              <w:rPr>
                <w:sz w:val="18"/>
                <w:szCs w:val="18"/>
              </w:rPr>
              <w:t>Loop4</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3C1A9B" w14:textId="77777777" w:rsidR="00F26E2E" w:rsidRDefault="00B870A1">
            <w:pPr>
              <w:spacing w:line="260" w:lineRule="auto"/>
            </w:pPr>
            <w:r>
              <w:rPr>
                <w:sz w:val="18"/>
                <w:szCs w:val="18"/>
              </w:rPr>
              <w:t>webapi・saga・forward-01</w:t>
            </w:r>
          </w:p>
        </w:tc>
      </w:tr>
      <w:tr w:rsidR="00F26E2E" w14:paraId="4910499A"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2F6C81" w14:textId="77777777" w:rsidR="00F26E2E" w:rsidRDefault="00B870A1">
            <w:pPr>
              <w:spacing w:line="260" w:lineRule="auto"/>
            </w:pPr>
            <w:r>
              <w:rPr>
                <w:sz w:val="18"/>
                <w:szCs w:val="18"/>
              </w:rPr>
              <w:t>複数工場で再現する欠陥はBOM側に帰属できる(観測範囲内)</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627B8F" w14:textId="77777777" w:rsidR="00F26E2E" w:rsidRDefault="00B870A1">
            <w:pPr>
              <w:spacing w:line="260" w:lineRule="auto"/>
            </w:pPr>
            <w:r>
              <w:rPr>
                <w:sz w:val="18"/>
                <w:szCs w:val="18"/>
              </w:rPr>
              <w:t>webapi</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2B0FF8" w14:textId="77777777" w:rsidR="00F26E2E" w:rsidRDefault="00B870A1">
            <w:pPr>
              <w:spacing w:line="260" w:lineRule="auto"/>
            </w:pPr>
            <w:r>
              <w:rPr>
                <w:sz w:val="18"/>
                <w:szCs w:val="18"/>
              </w:rPr>
              <w:t>plm-v0・forward全系列</w:t>
            </w:r>
          </w:p>
        </w:tc>
      </w:tr>
      <w:tr w:rsidR="00F26E2E" w14:paraId="38539303"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E46EBE" w14:textId="77777777" w:rsidR="00F26E2E" w:rsidRDefault="00B870A1">
            <w:pPr>
              <w:spacing w:line="260" w:lineRule="auto"/>
            </w:pPr>
            <w:r>
              <w:rPr>
                <w:sz w:val="18"/>
                <w:szCs w:val="18"/>
              </w:rPr>
              <w:t>修正はコーチングでなくBOMに宿る(fresh転移)</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7938AE" w14:textId="77777777" w:rsidR="00F26E2E" w:rsidRDefault="00B870A1">
            <w:pPr>
              <w:spacing w:line="260" w:lineRule="auto"/>
            </w:pPr>
            <w:r>
              <w:rPr>
                <w:sz w:val="18"/>
                <w:szCs w:val="18"/>
              </w:rPr>
              <w:t>webapi-01.5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8033E5" w14:textId="77777777" w:rsidR="00F26E2E" w:rsidRDefault="00B870A1">
            <w:pPr>
              <w:spacing w:line="260" w:lineRule="auto"/>
            </w:pPr>
            <w:r>
              <w:rPr>
                <w:sz w:val="18"/>
                <w:szCs w:val="18"/>
              </w:rPr>
              <w:t>rev2・forward-01.5/02</w:t>
            </w:r>
          </w:p>
        </w:tc>
      </w:tr>
      <w:tr w:rsidR="00F26E2E" w14:paraId="16307457"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3BA41E" w14:textId="77777777" w:rsidR="00F26E2E" w:rsidRDefault="00B870A1">
            <w:pPr>
              <w:spacing w:line="260" w:lineRule="auto"/>
            </w:pPr>
            <w:r>
              <w:rPr>
                <w:sz w:val="18"/>
                <w:szCs w:val="18"/>
              </w:rPr>
              <w:t>完全性は漸近(締めると別次元が顔を出す)</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13FE6D" w14:textId="77777777" w:rsidR="00F26E2E" w:rsidRDefault="00B870A1">
            <w:pPr>
              <w:spacing w:line="260" w:lineRule="auto"/>
            </w:pPr>
            <w:r>
              <w:rPr>
                <w:sz w:val="18"/>
                <w:szCs w:val="18"/>
              </w:rPr>
              <w:t>Loop1.5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1441E3" w14:textId="77777777" w:rsidR="00F26E2E" w:rsidRDefault="00B870A1">
            <w:pPr>
              <w:spacing w:line="260" w:lineRule="auto"/>
            </w:pPr>
            <w:r>
              <w:rPr>
                <w:sz w:val="18"/>
                <w:szCs w:val="18"/>
              </w:rPr>
              <w:t>webapi 2→3→0</w:t>
            </w:r>
          </w:p>
        </w:tc>
      </w:tr>
      <w:tr w:rsidR="00F26E2E" w14:paraId="30EA7F0C"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EBEAB0" w14:textId="77777777" w:rsidR="00F26E2E" w:rsidRDefault="00B870A1">
            <w:pPr>
              <w:spacing w:line="260" w:lineRule="auto"/>
            </w:pPr>
            <w:r>
              <w:rPr>
                <w:sz w:val="18"/>
                <w:szCs w:val="18"/>
              </w:rPr>
              <w:t>影響分析の外れはハブへの系統誤差になる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975BB8" w14:textId="77777777" w:rsidR="00F26E2E" w:rsidRDefault="00B870A1">
            <w:pPr>
              <w:spacing w:line="260" w:lineRule="auto"/>
            </w:pPr>
            <w:r>
              <w:rPr>
                <w:sz w:val="18"/>
                <w:szCs w:val="18"/>
              </w:rPr>
              <w:t>scale-01</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A653D2" w14:textId="77777777" w:rsidR="00F26E2E" w:rsidRDefault="00B870A1">
            <w:pPr>
              <w:spacing w:line="260" w:lineRule="auto"/>
            </w:pPr>
            <w:r>
              <w:rPr>
                <w:sz w:val="18"/>
                <w:szCs w:val="18"/>
              </w:rPr>
              <w:t>scale-02で対策後0・ViewGridで前兆再現</w:t>
            </w:r>
          </w:p>
        </w:tc>
      </w:tr>
      <w:tr w:rsidR="00F26E2E" w14:paraId="3EBFEFCA"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18CE72" w14:textId="77777777" w:rsidR="00F26E2E" w:rsidRDefault="00B870A1">
            <w:pPr>
              <w:spacing w:line="260" w:lineRule="auto"/>
            </w:pPr>
            <w:r>
              <w:rPr>
                <w:sz w:val="18"/>
                <w:szCs w:val="18"/>
              </w:rPr>
              <w:t>職人芸は消えず翻訳層へ移動する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B4B225" w14:textId="77777777" w:rsidR="00F26E2E" w:rsidRDefault="00B870A1">
            <w:pPr>
              <w:spacing w:line="260" w:lineRule="auto"/>
            </w:pPr>
            <w:r>
              <w:rPr>
                <w:sz w:val="18"/>
                <w:szCs w:val="18"/>
              </w:rPr>
              <w:t>ui-cad</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232143" w14:textId="77777777" w:rsidR="00F26E2E" w:rsidRDefault="00B870A1">
            <w:pPr>
              <w:spacing w:line="260" w:lineRule="auto"/>
            </w:pPr>
            <w:r>
              <w:rPr>
                <w:sz w:val="18"/>
                <w:szCs w:val="18"/>
              </w:rPr>
              <w:t>ViewGridで実バグコストの実測</w:t>
            </w:r>
          </w:p>
        </w:tc>
      </w:tr>
      <w:tr w:rsidR="00F26E2E" w14:paraId="27D8B435"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5EFA2A" w14:textId="77777777" w:rsidR="00F26E2E" w:rsidRDefault="00B870A1">
            <w:pPr>
              <w:spacing w:line="260" w:lineRule="auto"/>
            </w:pPr>
            <w:r>
              <w:rPr>
                <w:sz w:val="18"/>
                <w:szCs w:val="18"/>
              </w:rPr>
              <w:t>検査器も製造物である(検査器・台帳・工程の結合は運用の連鎖で自走する)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AFF8AC" w14:textId="77777777" w:rsidR="00F26E2E" w:rsidRDefault="00B870A1">
            <w:pPr>
              <w:spacing w:line="260" w:lineRule="auto"/>
            </w:pPr>
            <w:r>
              <w:rPr>
                <w:sz w:val="18"/>
                <w:szCs w:val="18"/>
              </w:rPr>
              <w:t>plm-v0</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E3A90A" w14:textId="77777777" w:rsidR="00F26E2E" w:rsidRDefault="00B870A1">
            <w:pPr>
              <w:spacing w:line="260" w:lineRule="auto"/>
            </w:pPr>
            <w:r>
              <w:rPr>
                <w:sz w:val="18"/>
                <w:szCs w:val="18"/>
              </w:rPr>
              <w:t>運用初日に3周・陽性対照の常設</w:t>
            </w:r>
          </w:p>
        </w:tc>
      </w:tr>
      <w:tr w:rsidR="00F26E2E" w14:paraId="34773CEE"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862B59" w14:textId="77777777" w:rsidR="00F26E2E" w:rsidRDefault="00B870A1">
            <w:pPr>
              <w:spacing w:line="260" w:lineRule="auto"/>
            </w:pPr>
            <w:r>
              <w:rPr>
                <w:sz w:val="18"/>
                <w:szCs w:val="18"/>
              </w:rPr>
              <w:t>台帳の配当: 蓄積した台帳・オラクルは後日1実行で健診・互換性検査器になる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39C3DC" w14:textId="77777777" w:rsidR="00F26E2E" w:rsidRDefault="00B870A1">
            <w:pPr>
              <w:spacing w:line="260" w:lineRule="auto"/>
            </w:pPr>
            <w:r>
              <w:rPr>
                <w:sz w:val="18"/>
                <w:szCs w:val="18"/>
              </w:rPr>
              <w:t>scale-01/forward-03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1B902F" w14:textId="77777777" w:rsidR="00F26E2E" w:rsidRDefault="00B870A1">
            <w:pPr>
              <w:spacing w:line="260" w:lineRule="auto"/>
            </w:pPr>
            <w:r>
              <w:rPr>
                <w:sz w:val="18"/>
                <w:szCs w:val="18"/>
              </w:rPr>
              <w:t>stage-0健診(下位形)</w:t>
            </w:r>
          </w:p>
        </w:tc>
      </w:tr>
      <w:tr w:rsidR="00D126CA" w14:paraId="336AAC38"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6958D7" w14:textId="77777777" w:rsidR="00D126CA" w:rsidRDefault="00F13E9E">
            <w:pPr>
              <w:spacing w:line="260" w:lineRule="auto"/>
            </w:pPr>
            <w:r>
              <w:rPr>
                <w:sz w:val="18"/>
                <w:szCs w:val="18"/>
              </w:rPr>
              <w:t>補償機構: 担当者の自発性の劣化は工程のゲートが顧客接点へ変換する(説明者は不要)</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821CE7" w14:textId="77777777" w:rsidR="00D126CA" w:rsidRDefault="00F13E9E">
            <w:pPr>
              <w:spacing w:line="260" w:lineRule="auto"/>
            </w:pPr>
            <w:r>
              <w:rPr>
                <w:sz w:val="18"/>
                <w:szCs w:val="18"/>
              </w:rPr>
              <w:t>transfer-02</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9B99DD" w14:textId="77777777" w:rsidR="00D126CA" w:rsidRDefault="00F13E9E">
            <w:pPr>
              <w:spacing w:line="260" w:lineRule="auto"/>
            </w:pPr>
            <w:r>
              <w:rPr>
                <w:sz w:val="18"/>
                <w:szCs w:val="18"/>
              </w:rPr>
            </w:r>
            <w:del w:id="8820" w:author="Claude" w:date="2026-07-10T00:00:00Z">
              <w:r>
                <w:rPr>
                  <w:sz w:val="18"/>
                  <w:szCs w:val="18"/>
                </w:rPr>
                <w:delText>transfer-01/03(ゲート運用3様・N=3)</w:delText>
              </w:r>
            </w:del>
            <w:ins w:id="8821" w:author="Claude" w:date="2026-07-10T00:00:00Z">
              <w:r>
                <w:rPr>
                  <w:sz w:val="18"/>
                  <w:szCs w:val="18"/>
                </w:rPr>
                <w:t>transfer-01/03(ゲート運用3様・3構成の事例反復)</w:t>
              </w:r>
            </w:ins>
            <w:r>
              <w:rPr>
                <w:sz w:val="18"/>
                <w:szCs w:val="18"/>
              </w:rPr>
              <w:t xml:space="preserve"/>
            </w:r>
          </w:p>
        </w:tc>
      </w:tr>
      <w:tr w:rsidR="00D126CA" w14:paraId="726F285C"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5DC0C7" w14:textId="77777777" w:rsidR="00D126CA" w:rsidRDefault="00F13E9E">
            <w:pPr>
              <w:spacing w:line="260" w:lineRule="auto"/>
            </w:pPr>
            <w:r>
              <w:rPr>
                <w:sz w:val="18"/>
                <w:szCs w:val="18"/>
              </w:rPr>
              <w:t>正直申告(ずる報告)はkitの規律として担当者・ベンダーを横断する ― 様式は横断しない</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B9635E" w14:textId="77777777" w:rsidR="00D126CA" w:rsidRDefault="00F13E9E">
            <w:pPr>
              <w:spacing w:line="260" w:lineRule="auto"/>
            </w:pPr>
            <w:r>
              <w:rPr>
                <w:sz w:val="18"/>
                <w:szCs w:val="18"/>
              </w:rPr>
              <w:t>transfer-01</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25D528" w14:textId="77777777" w:rsidR="00D126CA" w:rsidRDefault="00F13E9E">
            <w:pPr>
              <w:spacing w:line="260" w:lineRule="auto"/>
            </w:pPr>
            <w:r>
              <w:rPr>
                <w:sz w:val="18"/>
                <w:szCs w:val="18"/>
              </w:rPr>
            </w:r>
            <w:del w:id="8822" w:author="Claude" w:date="2026-07-10T00:00:00Z">
              <w:r>
                <w:rPr>
                  <w:sz w:val="18"/>
                  <w:szCs w:val="18"/>
                </w:rPr>
                <w:delText>transfer-02/03(2ベンダー・N=3)</w:delText>
              </w:r>
            </w:del>
            <w:ins w:id="8823" w:author="Claude" w:date="2026-07-10T00:00:00Z">
              <w:r>
                <w:rPr>
                  <w:sz w:val="18"/>
                  <w:szCs w:val="18"/>
                </w:rPr>
                <w:t>transfer-02/03(2ベンダー・3構成の事例反復)</w:t>
              </w:r>
            </w:ins>
            <w:r>
              <w:rPr>
                <w:sz w:val="18"/>
                <w:szCs w:val="18"/>
              </w:rPr>
              <w:t xml:space="preserve"/>
            </w:r>
          </w:p>
        </w:tc>
      </w:tr>
    </w:tbl>
    <w:p w14:paraId="2D6C408B" w14:textId="77777777" w:rsidR="00F26E2E" w:rsidRDefault="00F26E2E">
      <w:pPr>
        <w:spacing w:after="120"/>
      </w:pPr>
    </w:p>
    <w:p w14:paraId="2CF4D65C" w14:textId="3A3F80E9" w:rsidR="00F26E2E" w:rsidRDefault="00B870A1">
      <w:pPr>
        <w:pStyle w:val="2"/>
      </w:pPr>
      <w:bookmarkStart w:id="37" w:name="_Toc234603537"/>
      <w:r>
        <w:lastRenderedPageBreak/>
        <w:t>12.2 ベースラインと機構対比(within-case contrast)</w:t>
      </w:r>
      <w:bookmarkEnd w:id="37"/>
    </w:p>
    <w:p w14:paraId="47D0544C" w14:textId="56340091" w:rsidR="00F26E2E" w:rsidRDefault="00B870A1">
      <w:pPr>
        <w:spacing w:after="120" w:line="300" w:lineRule="auto"/>
        <w:jc w:val="both"/>
      </w:pPr>
      <w:r>
        <w:t>本研究は統制された同時比較実験ではないが、系列内には装置・工程の有無を切り替えた on/off 観測が含まれており、「BomDDで改善した」という解釈を補強し、「反復的な熟練のみで改善した」という代替説明を弱める証拠として使える。主なものを表13に整理する。特に(1)(2)は同一時点での並列比較、(3)(4)は同一題材での前後比較である。(5)は遡及ベースラインとの前後比較(導入後測定は第15章P2)。いずれも統制実験ではなく、同一研究内の機構対比として提示する。</w:t>
      </w:r>
    </w:p>
    <w:p w14:paraId="1E3ECF63" w14:textId="3141302E" w:rsidR="00F26E2E" w:rsidRDefault="00B870A1">
      <w:pPr>
        <w:spacing w:before="120" w:after="60"/>
        <w:jc w:val="center"/>
      </w:pPr>
      <w:r>
        <w:rPr>
          <w:sz w:val="18"/>
          <w:szCs w:val="18"/>
        </w:rPr>
        <w:t>表13 機構対比の整理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600"/>
        <w:gridCol w:w="3420"/>
      </w:tblGrid>
      <w:tr w:rsidR="00F26E2E" w14:paraId="1221FD39" w14:textId="77777777">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AA6D264" w14:textId="77777777" w:rsidR="00F26E2E" w:rsidRDefault="00B870A1">
            <w:pPr>
              <w:spacing w:line="260" w:lineRule="auto"/>
            </w:pPr>
            <w:r>
              <w:rPr>
                <w:b/>
                <w:bCs/>
                <w:sz w:val="18"/>
                <w:szCs w:val="18"/>
              </w:rPr>
              <w:t>装置/工程</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CE246D5" w14:textId="77777777" w:rsidR="00F26E2E" w:rsidRDefault="00B870A1">
            <w:pPr>
              <w:spacing w:line="260" w:lineRule="auto"/>
            </w:pPr>
            <w:r>
              <w:rPr>
                <w:b/>
                <w:bCs/>
                <w:sz w:val="18"/>
                <w:szCs w:val="18"/>
              </w:rPr>
              <w:t>なし(または浅い)</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FC42090" w14:textId="77777777" w:rsidR="00F26E2E" w:rsidRDefault="00B870A1">
            <w:pPr>
              <w:spacing w:line="260" w:lineRule="auto"/>
            </w:pPr>
            <w:r>
              <w:rPr>
                <w:b/>
                <w:bCs/>
                <w:sz w:val="18"/>
                <w:szCs w:val="18"/>
              </w:rPr>
              <w:t>あり(または深い)</w:t>
            </w:r>
          </w:p>
        </w:tc>
      </w:tr>
      <w:tr w:rsidR="00F26E2E" w14:paraId="48356C25"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FC1D11" w14:textId="77777777" w:rsidR="00F26E2E" w:rsidRDefault="00B870A1">
            <w:pPr>
              <w:spacing w:line="260" w:lineRule="auto"/>
            </w:pPr>
            <w:r>
              <w:rPr>
                <w:sz w:val="18"/>
                <w:szCs w:val="18"/>
              </w:rPr>
              <w:t>K-BOM(Loop4)</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F3F935" w14:textId="77777777" w:rsidR="00F26E2E" w:rsidRDefault="00B870A1">
            <w:pPr>
              <w:spacing w:line="260" w:lineRule="auto"/>
            </w:pPr>
            <w:r>
              <w:rPr>
                <w:sz w:val="18"/>
                <w:szCs w:val="18"/>
              </w:rPr>
              <w:t>3工場が約8次元で総当たり分岐</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AC2C89" w14:textId="77777777" w:rsidR="00F26E2E" w:rsidRDefault="00B870A1">
            <w:pPr>
              <w:spacing w:line="260" w:lineRule="auto"/>
            </w:pPr>
            <w:r>
              <w:rPr>
                <w:sz w:val="18"/>
                <w:szCs w:val="18"/>
              </w:rPr>
              <w:t>3工場が文字一致(ばらつき0)・低能力工場も均等化</w:t>
            </w:r>
          </w:p>
        </w:tc>
      </w:tr>
      <w:tr w:rsidR="00F26E2E" w14:paraId="33F2B4A5"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82A241" w14:textId="77777777" w:rsidR="00F26E2E" w:rsidRDefault="00B870A1">
            <w:pPr>
              <w:spacing w:line="260" w:lineRule="auto"/>
            </w:pPr>
            <w:r>
              <w:rPr>
                <w:sz w:val="18"/>
                <w:szCs w:val="18"/>
              </w:rPr>
              <w:t>受入深さ(Loop2.5/5)</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977725" w14:textId="77777777" w:rsidR="00F26E2E" w:rsidRDefault="00B870A1">
            <w:pPr>
              <w:spacing w:line="260" w:lineRule="auto"/>
            </w:pPr>
            <w:r>
              <w:rPr>
                <w:sz w:val="18"/>
                <w:szCs w:val="18"/>
              </w:rPr>
              <w:t>L0=様式差を誤検出+別コーデックの意味乖離を見逃し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C2B6FB" w14:textId="77777777" w:rsidR="00F26E2E" w:rsidRDefault="00B870A1">
            <w:pPr>
              <w:spacing w:line="260" w:lineRule="auto"/>
            </w:pPr>
            <w:r>
              <w:rPr>
                <w:sz w:val="18"/>
                <w:szCs w:val="18"/>
              </w:rPr>
              <w:t>L2で誤検出消滅。L3のみが尺同一の音声座標系バグを捕捉</w:t>
            </w:r>
          </w:p>
        </w:tc>
      </w:tr>
      <w:tr w:rsidR="00F26E2E" w14:paraId="443873C7"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08E248" w14:textId="77777777" w:rsidR="00F26E2E" w:rsidRDefault="00B870A1">
            <w:pPr>
              <w:spacing w:line="260" w:lineRule="auto"/>
            </w:pPr>
            <w:r>
              <w:rPr>
                <w:sz w:val="18"/>
                <w:szCs w:val="18"/>
              </w:rPr>
              <w:t>ハブ台帳+実物点検(scale-01→02)</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DD8A72" w14:textId="77777777" w:rsidR="00F26E2E" w:rsidRDefault="00B870A1">
            <w:pPr>
              <w:spacing w:line="260" w:lineRule="auto"/>
            </w:pPr>
            <w:r>
              <w:rPr>
                <w:sz w:val="18"/>
                <w:szCs w:val="18"/>
              </w:rPr>
              <w:t>対策前: under-inclusion 88%(16件中14件)・単一ハブに10/16集中</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150A49" w14:textId="77777777" w:rsidR="00F26E2E" w:rsidRDefault="00B870A1">
            <w:pPr>
              <w:spacing w:line="260" w:lineRule="auto"/>
            </w:pPr>
            <w:r>
              <w:rPr>
                <w:sz w:val="18"/>
                <w:szCs w:val="18"/>
              </w:rPr>
            </w:r>
            <w:del w:id="8830" w:author="Claude" w:date="2026-07-10T00:00:00Z">
              <w:r>
                <w:rPr>
                  <w:sz w:val="18"/>
                  <w:szCs w:val="18"/>
                </w:rPr>
                <w:delText>対策後(同一題材・前向き): 設計凍結 under 4→0・golden所見2→0(後続6 ECO中0件)</w:delText>
              </w:r>
            </w:del>
            <w:ins w:id="8831" w:author="Claude" w:date="2026-07-10T00:00:00Z">
              <w:r>
                <w:rPr>
                  <w:sz w:val="18"/>
                  <w:szCs w:val="18"/>
                </w:rPr>
                <w:t>対策後(同一題材・前向き): 設計凍結 under 4(第1段)→0・golden所見2→0(解体第2〜5段の後続4 ECO中0件)</w:t>
              </w:r>
            </w:ins>
            <w:r>
              <w:rPr>
                <w:sz w:val="18"/>
                <w:szCs w:val="18"/>
              </w:rPr>
              <w:t xml:space="preserve"/>
            </w:r>
          </w:p>
        </w:tc>
      </w:tr>
      <w:tr w:rsidR="00F26E2E" w14:paraId="6FB11356"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BE6A4A" w14:textId="77777777" w:rsidR="00F26E2E" w:rsidRDefault="00B870A1">
            <w:pPr>
              <w:spacing w:line="260" w:lineRule="auto"/>
            </w:pPr>
            <w:r>
              <w:rPr>
                <w:sz w:val="18"/>
                <w:szCs w:val="18"/>
              </w:rPr>
              <w:t>陽性対照(実験IV)</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008048" w14:textId="77777777" w:rsidR="00F26E2E" w:rsidRDefault="00B870A1">
            <w:pPr>
              <w:spacing w:line="260" w:lineRule="auto"/>
            </w:pPr>
            <w:r>
              <w:rPr>
                <w:sz w:val="18"/>
                <w:szCs w:val="18"/>
              </w:rPr>
              <w:t>検査3本の no-op 化が3日間不可視・重複キー事故を素通し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463D79" w14:textId="77777777" w:rsidR="00F26E2E" w:rsidRDefault="00B870A1">
            <w:pPr>
              <w:spacing w:line="260" w:lineRule="auto"/>
            </w:pPr>
            <w:r>
              <w:rPr>
                <w:sz w:val="18"/>
                <w:szCs w:val="18"/>
              </w:rPr>
              <w:t>復活直後に既存台帳から実データ違反4件を即検出・以後毎コミット監視</w:t>
            </w:r>
          </w:p>
        </w:tc>
      </w:tr>
      <w:tr w:rsidR="00F26E2E" w14:paraId="1B26B208"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3FB5E9" w14:textId="77777777" w:rsidR="00F26E2E" w:rsidRDefault="00B870A1">
            <w:pPr>
              <w:spacing w:line="260" w:lineRule="auto"/>
            </w:pPr>
            <w:r>
              <w:rPr>
                <w:sz w:val="18"/>
                <w:szCs w:val="18"/>
              </w:rPr>
              <w:t>履歴ベースライン(ViewGrid)</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32AC98" w14:textId="77777777" w:rsidR="00F26E2E" w:rsidRDefault="00B870A1">
            <w:pPr>
              <w:spacing w:line="260" w:lineRule="auto"/>
            </w:pPr>
            <w:r>
              <w:rPr>
                <w:sz w:val="18"/>
                <w:szCs w:val="18"/>
              </w:rPr>
              <w:t>導入前実績: fix潜伏 p50=13コミット・遅発34%(健診で取得)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143449" w14:textId="10A8E354" w:rsidR="00F26E2E" w:rsidRDefault="00B870A1">
            <w:pPr>
              <w:spacing w:line="260" w:lineRule="auto"/>
            </w:pPr>
            <w:r>
              <w:rPr>
                <w:sz w:val="18"/>
                <w:szCs w:val="18"/>
              </w:rPr>
              <w:t>導入後比較は第15章P2で測定予定(前後比較の基準値として凍結済み)</w:t>
            </w:r>
          </w:p>
        </w:tc>
      </w:tr>
    </w:tbl>
    <w:p w14:paraId="3688AAC2" w14:textId="77777777" w:rsidR="00F26E2E" w:rsidRDefault="00F26E2E">
      <w:pPr>
        <w:spacing w:after="120"/>
      </w:pPr>
    </w:p>
    <w:p w14:paraId="340BA3C0" w14:textId="559D5F9E" w:rsidR="00F26E2E" w:rsidRDefault="00B870A1">
      <w:pPr>
        <w:pStyle w:val="1"/>
        <w:pageBreakBefore/>
      </w:pPr>
      <w:bookmarkStart w:id="38" w:name="_Toc234603538"/>
      <w:r>
        <w:lastRenderedPageBreak/>
        <w:t>13. 妥当性への脅威</w:t>
      </w:r>
      <w:bookmarkEnd w:id="38"/>
    </w:p>
    <w:p w14:paraId="3D95DD55" w14:textId="2C681436" w:rsidR="00F26E2E" w:rsidRDefault="00B870A1">
      <w:pPr>
        <w:pStyle w:val="2"/>
      </w:pPr>
      <w:bookmarkStart w:id="39" w:name="_Toc234603539"/>
      <w:r>
        <w:t>13.1 内的妥当性</w:t>
      </w:r>
      <w:bookmarkEnd w:id="39"/>
    </w:p>
    <w:p w14:paraId="3958E4E4" w14:textId="59BCC3D4" w:rsidR="00F26E2E" w:rsidRDefault="00B870A1">
      <w:pPr>
        <w:pStyle w:val="a4"/>
        <w:numPr>
          <w:ilvl w:val="0"/>
          <w:numId w:val="2"/>
        </w:numPr>
        <w:spacing w:after="60" w:line="300" w:lineRule="auto"/>
        <w:jc w:val="both"/>
      </w:pPr>
      <w:r>
        <w:rPr>
          <w:b/>
          <w:bCs/>
        </w:rPr>
        <w:t>単一設計者</w:t>
      </w:r>
      <w:r>
        <w:t>: 全系列を同一の設計者(人間+AI)が実施しており、採点者と被験系の分離が不完全である。対策として、製造装置の隔離(原版非開示)、オラクルの製造前凍結、較正(negative control)、盲検の追試を用いたが、除去はできていない。第15章の実証プロジェクトの主目的はこの限界の除去である。(主に効く先: H3可搬性と、全観測命題の外的妥当性)</w:t>
      </w:r>
    </w:p>
    <w:p w14:paraId="2251BE98" w14:textId="77777777" w:rsidR="00F26E2E" w:rsidRDefault="00B870A1">
      <w:pPr>
        <w:pStyle w:val="a4"/>
        <w:numPr>
          <w:ilvl w:val="0"/>
          <w:numId w:val="2"/>
        </w:numPr>
        <w:spacing w:after="60" w:line="300" w:lineRule="auto"/>
        <w:jc w:val="both"/>
      </w:pPr>
      <w:r>
        <w:rPr>
          <w:b/>
          <w:bCs/>
        </w:rPr>
        <w:t>検査器側のずる</w:t>
      </w:r>
      <w:r>
        <w:t>: 測定装置自体のC2を7例以上実測した。4段対策(セルフテスト・較正・表現非依存・陽性対照)で軽減したが、未知の測定バイアスは残りうる。なお2026年7月には方法論に関与しない第三者レビューによる治具監査を受け、指摘6件(集計のfail-open・配布物の版固定の欠如等 ― 全件が正確)を全件変更台帳(ECO)で是正し、各是正の恒久回帰を陽性対照つきの自己適合ゲート(テンプレート構文からツール異常系・既知の実験結果の期待結果manifestまでを一括検証)としてCIへ常設した。(主に効く先: 受入合格数・ずる件数などの測定量全般)</w:t>
      </w:r>
    </w:p>
    <w:p w14:paraId="350996CD" w14:textId="77777777" w:rsidR="00F26E2E" w:rsidRDefault="00B870A1">
      <w:pPr>
        <w:pStyle w:val="a4"/>
        <w:numPr>
          <w:ilvl w:val="0"/>
          <w:numId w:val="2"/>
        </w:numPr>
        <w:spacing w:after="60" w:line="300" w:lineRule="auto"/>
        <w:jc w:val="both"/>
      </w:pPr>
      <w:r>
        <w:rPr>
          <w:b/>
          <w:bCs/>
        </w:rPr>
        <w:t>遡及測定の生存者バイアス</w:t>
      </w:r>
      <w:r>
        <w:t>: scale-01・ViewGrid の履歴分析は、コミットされなかった試行を観測できない。(主に効く先: RQ4・RQ5の遡及測定)</w:t>
      </w:r>
    </w:p>
    <w:p w14:paraId="4BEAF82F" w14:textId="6B759C86" w:rsidR="00F26E2E" w:rsidRDefault="00B870A1">
      <w:pPr>
        <w:pStyle w:val="2"/>
      </w:pPr>
      <w:bookmarkStart w:id="40" w:name="_Toc234603540"/>
      <w:r>
        <w:t>13.2 外的妥当性</w:t>
      </w:r>
      <w:bookmarkEnd w:id="40"/>
    </w:p>
    <w:p w14:paraId="10400861" w14:textId="4462E9C6" w:rsidR="00F26E2E" w:rsidRDefault="00B870A1">
      <w:pPr>
        <w:pStyle w:val="a4"/>
        <w:numPr>
          <w:ilvl w:val="0"/>
          <w:numId w:val="2"/>
        </w:numPr>
        <w:spacing w:after="60" w:line="300" w:lineRule="auto"/>
        <w:jc w:val="both"/>
      </w:pPr>
      <w:r>
        <w:rPr>
          <w:b/>
          <w:bCs/>
        </w:rPr>
        <w:t>題材数</w:t>
      </w:r>
      <w:r>
        <w:t>: ドメインは3種+フォワード1種+実運用2リポジトリだが、いずれも .NET/C# 圏の単一言語環境・小〜中規模(最大37,000行)である。数十万行級・多言語・大規模チームは未踏。ただし導入前健診に限っては、OSS 3リポジトリ(36万〜541万行・C#/Go+TypeScript/Python・多人数開発)での成立を確認済みである(製造・変更管理の工程は未踏のまま)。(主に効く先: 表12の全観測命題の一般化)</w:t>
      </w:r>
    </w:p>
    <w:p w14:paraId="038E3AE6" w14:textId="77777777" w:rsidR="00F26E2E" w:rsidRDefault="00B870A1">
      <w:pPr>
        <w:pStyle w:val="a4"/>
        <w:numPr>
          <w:ilvl w:val="0"/>
          <w:numId w:val="2"/>
        </w:numPr>
        <w:spacing w:after="60" w:line="300" w:lineRule="auto"/>
        <w:jc w:val="both"/>
      </w:pPr>
      <w:r>
        <w:rPr>
          <w:b/>
          <w:bCs/>
        </w:rPr>
        <w:t>同一モデル系列</w:t>
      </w:r>
      <w:r>
        <w:t>: multi-factory は同一ベンダーのモデル系列内であり、観測したばらつきには「別装置の差」と「同系統のプロンプト差」が混在する。</w:t>
      </w:r>
      <w:del w:id="8824" w:author="Claude" w:date="2026-07-10T00:00:00Z">
        <w:r>
          <w:delText>なお担当者の軸では実験VIIIがベンダー横断(N=3)を確認しており、本限界は主として製造工場の軸に残る。</w:delText>
        </w:r>
      </w:del>
      <w:ins w:id="8825" w:author="Claude" w:date="2026-07-10T00:00:00Z">
        <w:r>
          <w:t>なお実行主体の軸では実験VIIIがベンダーを跨ぐ3構成の事例反復を観測しており、本限界は主として製造工場の軸に残る。</w:t>
        </w:r>
      </w:ins>
      <w:r>
        <w:t xml:space="preserve">(主に効く先: 決定性軸=工場間ばらつきの外部妥当性)</w:t>
      </w:r>
    </w:p>
    <w:p w14:paraId="02762BE0" w14:textId="77777777" w:rsidR="00F26E2E" w:rsidRDefault="00B870A1">
      <w:pPr>
        <w:pStyle w:val="a4"/>
        <w:numPr>
          <w:ilvl w:val="0"/>
          <w:numId w:val="2"/>
        </w:numPr>
        <w:spacing w:after="60" w:line="300" w:lineRule="auto"/>
        <w:jc w:val="both"/>
      </w:pPr>
      <w:r>
        <w:rPr>
          <w:b/>
          <w:bCs/>
        </w:rPr>
        <w:t>要求エリシテーション</w:t>
      </w:r>
      <w:r>
        <w:t>: フォワード系列の発注者役は設計者が代行しており、実顧客との要求獲得の忠実性は検証対象外。(主に効く先: RQ1「作れる」の適用範囲)</w:t>
      </w:r>
    </w:p>
    <w:p w14:paraId="0A7DEB33" w14:textId="5698A9CA" w:rsidR="00F26E2E" w:rsidRDefault="00B870A1">
      <w:pPr>
        <w:pStyle w:val="2"/>
      </w:pPr>
      <w:bookmarkStart w:id="41" w:name="_Toc234603541"/>
      <w:r>
        <w:lastRenderedPageBreak/>
        <w:t>13.3 構成概念妥当性</w:t>
      </w:r>
      <w:bookmarkEnd w:id="41"/>
    </w:p>
    <w:p w14:paraId="1BB4A733" w14:textId="77777777" w:rsidR="00F26E2E" w:rsidRDefault="00B870A1">
      <w:pPr>
        <w:spacing w:after="120" w:line="300" w:lineRule="auto"/>
        <w:jc w:val="both"/>
      </w:pPr>
      <w:r>
        <w:t>「ずる」の操作化(手法から導けず従来手法で埋めた箇所)は自己申告と設計者判定に依存する。隔離装置への報告義務化と申告なき充填の事後検査で補強したが、検出されないずるの存在は棄却できない。「鋳造できる」は操作的定義(第2.4節)で固定し、この条件を満たさないものを鋳造と呼ばない記述規律を敷いた。</w:t>
      </w:r>
    </w:p>
    <w:p w14:paraId="7C7F0550" w14:textId="2E39DF7F" w:rsidR="00F26E2E" w:rsidRDefault="00B870A1">
      <w:pPr>
        <w:pStyle w:val="1"/>
        <w:pageBreakBefore/>
      </w:pPr>
      <w:bookmarkStart w:id="42" w:name="_Toc234603542"/>
      <w:r>
        <w:lastRenderedPageBreak/>
        <w:t>14. 関連研究と位置づけ</w:t>
      </w:r>
      <w:bookmarkEnd w:id="42"/>
    </w:p>
    <w:p w14:paraId="2FFBCF0E" w14:textId="77777777" w:rsidR="00F26E2E" w:rsidRDefault="00B870A1">
      <w:pPr>
        <w:spacing w:after="120" w:line="300" w:lineRule="auto"/>
        <w:jc w:val="both"/>
      </w:pPr>
      <w:r>
        <w:t>本研究は「LLMの性能評価」ではなく「LLMを含む工程の管理と計測」の研究であり、次の各領域と接する。</w:t>
      </w:r>
    </w:p>
    <w:p w14:paraId="6A43070D" w14:textId="1330C427" w:rsidR="00F26E2E" w:rsidRDefault="00B870A1">
      <w:pPr>
        <w:pStyle w:val="2"/>
      </w:pPr>
      <w:bookmarkStart w:id="43" w:name="_Toc234603543"/>
      <w:r>
        <w:t>14.1 LLMコード生成・AIソフトウェア工学</w:t>
      </w:r>
      <w:bookmarkEnd w:id="43"/>
    </w:p>
    <w:p w14:paraId="28727C0E" w14:textId="77777777" w:rsidR="00F26E2E" w:rsidRDefault="00B870A1">
      <w:pPr>
        <w:pStyle w:val="a4"/>
        <w:numPr>
          <w:ilvl w:val="0"/>
          <w:numId w:val="2"/>
        </w:numPr>
        <w:spacing w:after="60" w:line="300" w:lineRule="auto"/>
        <w:jc w:val="both"/>
      </w:pPr>
      <w:r>
        <w:rPr>
          <w:b/>
          <w:bCs/>
        </w:rPr>
        <w:t>生成性能の評価</w:t>
      </w:r>
      <w:r>
        <w:t>: HumanEval [5] 以降の主流は生成正解率(pass@k)、SWE-bench [16] 以降は実イシューの解決率の測定である。BomDDが測るのは単発の正解率ではなく、</w:t>
      </w:r>
      <w:r>
        <w:rPr>
          <w:b/>
          <w:bCs/>
        </w:rPr>
        <w:t>工程としての再現性</w:t>
      </w:r>
      <w:r>
        <w:t>(fresh装置への転移・多工場分散)と</w:t>
      </w:r>
      <w:r>
        <w:rPr>
          <w:b/>
          <w:bCs/>
        </w:rPr>
        <w:t>保守性</w:t>
      </w:r>
      <w:r>
        <w:t>(回帰・移行・影響分析の精度)である。両者は補完関係にあり、生成性能は本研究の「工場能力」軸(specified contract miss)に対応する。</w:t>
      </w:r>
    </w:p>
    <w:p w14:paraId="4B0DE201" w14:textId="77777777" w:rsidR="00F26E2E" w:rsidRDefault="00B870A1">
      <w:pPr>
        <w:pStyle w:val="a4"/>
        <w:numPr>
          <w:ilvl w:val="0"/>
          <w:numId w:val="2"/>
        </w:numPr>
        <w:spacing w:after="60" w:line="300" w:lineRule="auto"/>
        <w:jc w:val="both"/>
      </w:pPr>
      <w:r>
        <w:rPr>
          <w:b/>
          <w:bCs/>
        </w:rPr>
        <w:t>N-version programming</w:t>
      </w:r>
      <w:r>
        <w:t xml:space="preserve"> [6]: 独立実装の多数決で信頼性を上げる古典に対し、BomDDの多工場は多数決ではなく</w:t>
      </w:r>
      <w:r>
        <w:rPr>
          <w:b/>
          <w:bCs/>
        </w:rPr>
        <w:t>分散をBOM品質の測定器</w:t>
      </w:r>
      <w:r>
        <w:t>として使う(一致≠正しさ)。揃って間違う「共有暗黙知の罠」の実測は、N-version における故障の相関問題の生成AI版とみなせる。</w:t>
      </w:r>
    </w:p>
    <w:p w14:paraId="381C4B47" w14:textId="77777777" w:rsidR="00CB18C8" w:rsidRDefault="00A06A66">
      <w:r>
        <w:t>エージェント工程の直接競合として、Agentless [20] はリポジトリ修復を局所化・修正・検証という固定工程へ分解し、複雑なエージェントより単純な工程が有効な場合を示した。BomDDはこの「工程分解」の方向を共有するが、対象を単発のissue解決ではなく、入力(BOM・K-BOM)の版管理・受入の深さ・変更管理(ECO)・保守追跡までを含む継続的な製造工程に広げる点で異なる。SWE-PolyBench [22] は多言語・リポジトリレベルの解決率評価であり、本研究の「多言語・大規模環境は製造工程として未踏」という限界を位置づける比較対象である。</w:t>
      </w:r>
    </w:p>
    <w:p w14:paraId="3080BF55" w14:textId="77777777" w:rsidR="00CB18C8" w:rsidRDefault="00A06A66">
      <w:r>
        <w:t>Human-In-the-Loop Software Development Agents [21] は、人間の判断を組み込んだ開発エージェントの実運用研究であり、本研究の顧客ゲート(裁定・golden承認)・介入分類(customer_ruling/method_explanation/rescue)と直接関係する。相違は、本研究が人間接点を「工程上の正規ゲート」として位置づけ、介入の種類と件数を可搬性(実験VIII)の測定量にした点にある。</w:t>
      </w:r>
    </w:p>
    <w:p w14:paraId="5638DFDE" w14:textId="77777777" w:rsidR="00CB18C8" w:rsidRDefault="00A06A66">
      <w:r>
        <w:t>リポジトリレベルのコンテキスト文書の評価研究 [23] は、AGENTS.md等の文脈ファイルの提供が一般にはタスク成功率を改善せず推論コストを増やす一方、「文書内の指示自体はよく遵守される」ことを報告した。この結果は本研究と整合的である ― BomDDのkit・playbook・K-BOMは「成功率を上げる文脈」ではなく、凍結された版付き入力と機械ゲートによって工程を測定可能・監査可能にする装置であり、実験VIIIの説明介入ゼロは「指示が遵守される」性質の上に、遵守を検査で強制する層を重ねたものと解釈できる。比較軸の整理は付録C表24に示す。</w:t>
      </w:r>
    </w:p>
    <w:p w14:paraId="6EA40DB0" w14:textId="01FA522A" w:rsidR="00F26E2E" w:rsidRDefault="00B870A1">
      <w:pPr>
        <w:pStyle w:val="2"/>
      </w:pPr>
      <w:bookmarkStart w:id="44" w:name="_Toc234603544"/>
      <w:r>
        <w:t>14.2 仕様・契約・トレーサビリティ</w:t>
      </w:r>
      <w:bookmarkEnd w:id="44"/>
    </w:p>
    <w:p w14:paraId="26AE0429" w14:textId="77777777" w:rsidR="00F26E2E" w:rsidRDefault="00B870A1">
      <w:pPr>
        <w:pStyle w:val="a4"/>
        <w:numPr>
          <w:ilvl w:val="0"/>
          <w:numId w:val="2"/>
        </w:numPr>
        <w:spacing w:after="60" w:line="300" w:lineRule="auto"/>
        <w:jc w:val="both"/>
      </w:pPr>
      <w:r>
        <w:rPr>
          <w:b/>
          <w:bCs/>
        </w:rPr>
        <w:lastRenderedPageBreak/>
        <w:t>契約による設計(Design by Contract)</w:t>
      </w:r>
      <w:r>
        <w:t xml:space="preserve"> [1]: 事前・事後条件による界面契約の思想はM-BOMの界面契約・不変量に通じる。BomDDはこれを機械可読な部品表と受入の梯子に拡張し、非決定的な製造装置の統制に用いる。</w:t>
      </w:r>
    </w:p>
    <w:p w14:paraId="7CE27008" w14:textId="77777777" w:rsidR="00F26E2E" w:rsidRDefault="00B870A1">
      <w:pPr>
        <w:pStyle w:val="a4"/>
        <w:numPr>
          <w:ilvl w:val="0"/>
          <w:numId w:val="2"/>
        </w:numPr>
        <w:spacing w:after="60" w:line="300" w:lineRule="auto"/>
        <w:jc w:val="both"/>
      </w:pPr>
      <w:r>
        <w:rPr>
          <w:b/>
          <w:bCs/>
        </w:rPr>
        <w:t>要求トレーサビリティ</w:t>
      </w:r>
      <w:r>
        <w:t xml:space="preserve"> [2] と</w:t>
      </w:r>
      <w:r>
        <w:rPr>
          <w:b/>
          <w:bCs/>
        </w:rPr>
        <w:t>トレースリンク回復</w:t>
      </w:r>
      <w:r>
        <w:t xml:space="preserve"> [13]: 双方向トレースはリバース工程の中核だが、本研究の知見は「弱点は振る舞いでなく根拠の精度に出る」という測定結果にある。根拠の精度が受入の深さ・許容差を決めるという命題(第4.2節)は、トレーサビリティの「何をトレースすべきか」への一つの回答である。</w:t>
      </w:r>
    </w:p>
    <w:p w14:paraId="15F0ECA1" w14:textId="77777777" w:rsidR="00F26E2E" w:rsidRDefault="00B870A1">
      <w:pPr>
        <w:pStyle w:val="a4"/>
        <w:numPr>
          <w:ilvl w:val="0"/>
          <w:numId w:val="2"/>
        </w:numPr>
        <w:spacing w:after="60" w:line="300" w:lineRule="auto"/>
        <w:jc w:val="both"/>
      </w:pPr>
      <w:r>
        <w:rPr>
          <w:b/>
          <w:bCs/>
        </w:rPr>
        <w:t>クリーンルーム手法</w:t>
      </w:r>
      <w:r>
        <w:t xml:space="preserve"> [7]・</w:t>
      </w:r>
      <w:r>
        <w:rPr>
          <w:b/>
          <w:bCs/>
        </w:rPr>
        <w:t>モデル駆動工学(MDE)</w:t>
      </w:r>
      <w:r>
        <w:t xml:space="preserve"> [8]: 仕様からの品質認証・モデルからの生成という思想は近いが、BomDDは製造主体が非決定的であることを前提に、隔離・ずる報告・受入の梯子で統制する点、および暗黙知(K-BOM)を第一級の管理対象にする点で異なる。</w:t>
      </w:r>
    </w:p>
    <w:p w14:paraId="56B28A91" w14:textId="77777777" w:rsidR="00F26E2E" w:rsidRDefault="00B870A1">
      <w:pPr>
        <w:pStyle w:val="a4"/>
        <w:numPr>
          <w:ilvl w:val="0"/>
          <w:numId w:val="2"/>
        </w:numPr>
        <w:spacing w:after="60" w:line="300" w:lineRule="auto"/>
        <w:jc w:val="both"/>
      </w:pPr>
      <w:r>
        <w:rPr>
          <w:b/>
          <w:bCs/>
        </w:rPr>
        <w:t>ソフトウェアプロダクトライン</w:t>
      </w:r>
      <w:r>
        <w:t xml:space="preserve"> [3]: 共通資産と可変点を体系的に管理する点で E-BOM/K-BOM の思想に近い。一方 BomDD は、製品系列の派生管理ではなく、非決定的なAI製造装置へ投入する製造指示・受入・ECO の管理を主対象にする点で異なる。</w:t>
      </w:r>
    </w:p>
    <w:p w14:paraId="1A7AD1B7" w14:textId="4EE2CE6F" w:rsidR="00F26E2E" w:rsidRDefault="00B870A1">
      <w:pPr>
        <w:pStyle w:val="2"/>
      </w:pPr>
      <w:bookmarkStart w:id="45" w:name="_Toc234603545"/>
      <w:r>
        <w:t>14.3 保守・変更管理・技術的負債</w:t>
      </w:r>
      <w:bookmarkEnd w:id="45"/>
    </w:p>
    <w:p w14:paraId="74CC28AD" w14:textId="77777777" w:rsidR="00F26E2E" w:rsidRDefault="00B870A1">
      <w:pPr>
        <w:pStyle w:val="a4"/>
        <w:numPr>
          <w:ilvl w:val="0"/>
          <w:numId w:val="2"/>
        </w:numPr>
        <w:spacing w:after="60" w:line="300" w:lineRule="auto"/>
        <w:jc w:val="both"/>
      </w:pPr>
      <w:r>
        <w:rPr>
          <w:b/>
          <w:bCs/>
        </w:rPr>
        <w:t>変更影響分析</w:t>
      </w:r>
      <w:r>
        <w:t xml:space="preserve"> [10]: under/over-inclusion の概念は影響分析研究の古典的な精度指標に対応する。本研究の貢献は、影響宣言を反証可能な形で製造前に凍結し、実diffとの突合で</w:t>
      </w:r>
      <w:r>
        <w:rPr>
          <w:b/>
          <w:bCs/>
        </w:rPr>
        <w:t>1行単位</w:t>
      </w:r>
      <w:r>
        <w:t>・</w:t>
      </w:r>
      <w:r>
        <w:rPr>
          <w:b/>
          <w:bCs/>
        </w:rPr>
        <w:t>全変更履歴一括(遡及採点)</w:t>
      </w:r>
      <w:r>
        <w:t>の測定を実務の台帳から直接行えるようにした点にある。</w:t>
      </w:r>
    </w:p>
    <w:p w14:paraId="574174D3" w14:textId="77777777" w:rsidR="00F26E2E" w:rsidRDefault="00B870A1">
      <w:pPr>
        <w:pStyle w:val="a4"/>
        <w:numPr>
          <w:ilvl w:val="0"/>
          <w:numId w:val="2"/>
        </w:numPr>
        <w:spacing w:after="60" w:line="300" w:lineRule="auto"/>
        <w:jc w:val="both"/>
      </w:pPr>
      <w:r>
        <w:rPr>
          <w:b/>
          <w:bCs/>
        </w:rPr>
        <w:t>技術的負債</w:t>
      </w:r>
      <w:r>
        <w:t xml:space="preserve"> [17] と</w:t>
      </w:r>
      <w:r>
        <w:rPr>
          <w:b/>
          <w:bCs/>
        </w:rPr>
        <w:t>ホットスポット分析</w:t>
      </w:r>
      <w:r>
        <w:t xml:space="preserve"> [18]: stage-0健診(churn×層跨ぎ)と三冠収束(fix集中×churn×サイズ)は、変更履歴に基づくホットスポット分析の系譜に属する。差分は、測定結果を「影響宣言との突合(ハブ台帳)」という変更管理の工程へ接続する点である。</w:t>
      </w:r>
    </w:p>
    <w:p w14:paraId="052BA5C9" w14:textId="77777777" w:rsidR="00F26E2E" w:rsidRDefault="00B870A1">
      <w:pPr>
        <w:pStyle w:val="a4"/>
        <w:numPr>
          <w:ilvl w:val="0"/>
          <w:numId w:val="2"/>
        </w:numPr>
        <w:spacing w:after="60" w:line="300" w:lineRule="auto"/>
        <w:jc w:val="both"/>
      </w:pPr>
      <w:r>
        <w:rPr>
          <w:b/>
          <w:bCs/>
        </w:rPr>
        <w:t>ソフトウェア進化の法則</w:t>
      </w:r>
      <w:r>
        <w:t xml:space="preserve"> [4]・</w:t>
      </w:r>
      <w:r>
        <w:rPr>
          <w:b/>
          <w:bCs/>
        </w:rPr>
        <w:t>自己申告技術的負債</w:t>
      </w:r>
      <w:r>
        <w:t xml:space="preserve"> [9]: 既存資産の履歴を学習信号(fix連鎖=FMEAの種・設計反転=意思決定記録の昇格候補)として使う第10章の枠組みは、これらの計量的伝統に接続する。</w:t>
      </w:r>
    </w:p>
    <w:p w14:paraId="7683CF68" w14:textId="69946457" w:rsidR="00F26E2E" w:rsidRDefault="00B870A1">
      <w:pPr>
        <w:pStyle w:val="2"/>
      </w:pPr>
      <w:bookmarkStart w:id="46" w:name="_Toc234603546"/>
      <w:r>
        <w:t>14.4 テストオラクル問題・実証的方法論</w:t>
      </w:r>
      <w:bookmarkEnd w:id="46"/>
    </w:p>
    <w:p w14:paraId="39B8BC3F" w14:textId="77777777" w:rsidR="00F26E2E" w:rsidRDefault="00B870A1">
      <w:pPr>
        <w:pStyle w:val="a4"/>
        <w:numPr>
          <w:ilvl w:val="0"/>
          <w:numId w:val="2"/>
        </w:numPr>
        <w:spacing w:after="60" w:line="300" w:lineRule="auto"/>
        <w:jc w:val="both"/>
      </w:pPr>
      <w:r>
        <w:rPr>
          <w:b/>
          <w:bCs/>
        </w:rPr>
        <w:t>テストオラクル問題</w:t>
      </w:r>
      <w:r>
        <w:t xml:space="preserve"> [11]: 受入の梯子と「オラクルは付随表現でなく契約セマンティクスを見る」という補正は、oracle problem への工程的応答である。表現非依存の等価規則は</w:t>
      </w:r>
      <w:r>
        <w:rPr>
          <w:b/>
          <w:bCs/>
        </w:rPr>
        <w:t>メタ</w:t>
        <w:lastRenderedPageBreak/>
        <w:t>モルフィック・テスティング</w:t>
      </w:r>
      <w:r>
        <w:t xml:space="preserve"> [12] の性質利用に通じる。検査器側のずる対策4段(特に陽性対照)は、オラクル自体の劣化を運用中に検出する仕組みとして位置づけられる。</w:t>
      </w:r>
    </w:p>
    <w:p w14:paraId="7F1A9347" w14:textId="77777777" w:rsidR="00F26E2E" w:rsidRDefault="00B870A1">
      <w:pPr>
        <w:pStyle w:val="a4"/>
        <w:numPr>
          <w:ilvl w:val="0"/>
          <w:numId w:val="2"/>
        </w:numPr>
        <w:spacing w:after="60" w:line="300" w:lineRule="auto"/>
        <w:jc w:val="both"/>
      </w:pPr>
      <w:r>
        <w:rPr>
          <w:b/>
          <w:bCs/>
        </w:rPr>
        <w:t>実証的ソフトウェア工学の方法論</w:t>
      </w:r>
      <w:r>
        <w:t xml:space="preserve"> [14][15]: 本研究のアクションリサーチとしての立場・限界記述の規律(強い主張と未検証の分離・N の明示)は、ケーススタディ研究のガイドライン [14] とアクションリサーチの批判的検討 [15] に依拠する。</w:t>
      </w:r>
    </w:p>
    <w:p w14:paraId="3990F531" w14:textId="77777777" w:rsidR="00F26E2E" w:rsidRDefault="00B870A1">
      <w:pPr>
        <w:pStyle w:val="a4"/>
        <w:numPr>
          <w:ilvl w:val="0"/>
          <w:numId w:val="2"/>
        </w:numPr>
        <w:spacing w:after="60" w:line="300" w:lineRule="auto"/>
        <w:jc w:val="both"/>
      </w:pPr>
      <w:r>
        <w:rPr>
          <w:b/>
          <w:bCs/>
        </w:rPr>
        <w:t>SBOM</w:t>
      </w:r>
      <w:r>
        <w:t xml:space="preserve"> [19]: 用語上、本研究の S-BOM(Service BOM)は一般的な SBOM(Software Bill of Materials)と衝突する(第2.4節で定義済み)。概念上は、SBOM が構成の透明性を目的とするのに対し、Service BOM は外部知識依存の劣化を受入深さへ逆引きする保守判断の装置である。</w:t>
      </w:r>
    </w:p>
    <w:p w14:paraId="091B2FF2" w14:textId="3E02B3F5" w:rsidR="00F26E2E" w:rsidRDefault="00B870A1">
      <w:pPr>
        <w:pStyle w:val="1"/>
        <w:pageBreakBefore/>
      </w:pPr>
      <w:bookmarkStart w:id="47" w:name="_Toc234603547"/>
      <w:r>
        <w:lastRenderedPageBreak/>
        <w:t>15. 実証プロジェクトの提案(産業実証プロトコル)</w:t>
      </w:r>
      <w:bookmarkEnd w:id="47"/>
    </w:p>
    <w:p w14:paraId="730B13E7" w14:textId="25333C5A" w:rsidR="00F26E2E" w:rsidRDefault="00B870A1">
      <w:pPr>
        <w:spacing w:after="120" w:line="300" w:lineRule="auto"/>
        <w:jc w:val="both"/>
      </w:pPr>
      <w:r>
        <w:t>本章は、第13章で明示した限界(特に単一設計者)を除去するための</w:t>
      </w:r>
      <w:r>
        <w:rPr>
          <w:b/>
          <w:bCs/>
        </w:rPr>
        <w:t>再現プロトコル</w:t>
      </w:r>
      <w:r>
        <w:t>であり、同時に組織内での実証プロジェクト計画である。学術的には replication protocol、実務的には導入判断のための段階的パイロットとして読める。</w:t>
      </w:r>
    </w:p>
    <w:p w14:paraId="0B077F94" w14:textId="28057E91" w:rsidR="00F26E2E" w:rsidRDefault="00B870A1">
      <w:pPr>
        <w:pStyle w:val="2"/>
      </w:pPr>
      <w:bookmarkStart w:id="48" w:name="_Toc234603548"/>
      <w:r>
        <w:t>15.1 目的と検証仮説</w:t>
      </w:r>
      <w:bookmarkEnd w:id="48"/>
    </w:p>
    <w:p w14:paraId="39B61194" w14:textId="65BC45F6" w:rsidR="00F26E2E" w:rsidRDefault="00B870A1">
      <w:pPr>
        <w:spacing w:after="120" w:line="300" w:lineRule="auto"/>
        <w:jc w:val="both"/>
      </w:pPr>
      <w:r>
        <w:t>本研究の最大の限界は単一設計者・単一環境である(第13章)。提案する実証プロジェクトの目的は、</w:t>
      </w:r>
      <w:r>
        <w:rPr>
          <w:b/>
          <w:bCs/>
        </w:rPr>
        <w:t>第三者の開発環境・第三者の題材・複数の担当者</w:t>
      </w:r>
      <w:r>
        <w:t>の下で BomDD の中核主張が再現するかを検証し、導入判断に足る一次データを組織内で取得することである。検証仮説は次の3点に絞る。</w:t>
      </w:r>
    </w:p>
    <w:p w14:paraId="18CD392E" w14:textId="76EB4D2E" w:rsidR="00F26E2E" w:rsidRDefault="00B870A1">
      <w:pPr>
        <w:pStyle w:val="a4"/>
        <w:numPr>
          <w:ilvl w:val="0"/>
          <w:numId w:val="2"/>
        </w:numPr>
        <w:spacing w:after="60" w:line="300" w:lineRule="auto"/>
        <w:jc w:val="both"/>
      </w:pPr>
      <w:r>
        <w:rPr>
          <w:b/>
          <w:bCs/>
        </w:rPr>
        <w:t>H1(導入判定)</w:t>
      </w:r>
      <w:r>
        <w:t>: stage-0健診は、BOM未導入の社内リポジトリに対して導入候補の優先順位と重点移行箇所を事前に識別できる(跨ぎ率・ハブ集中が優先順位付けの材料として機能する。投資回収の予測妥当性は本フェーズP1・P2で導入費用と変更成果を前向きに測定して検証する)。</w:t>
      </w:r>
    </w:p>
    <w:p w14:paraId="14174818" w14:textId="77777777" w:rsidR="00F26E2E" w:rsidRDefault="00B870A1">
      <w:pPr>
        <w:pStyle w:val="a4"/>
        <w:numPr>
          <w:ilvl w:val="0"/>
          <w:numId w:val="2"/>
        </w:numPr>
        <w:spacing w:after="60" w:line="300" w:lineRule="auto"/>
        <w:jc w:val="both"/>
      </w:pPr>
      <w:r>
        <w:rPr>
          <w:b/>
          <w:bCs/>
        </w:rPr>
        <w:t>H2(変更管理)</w:t>
      </w:r>
      <w:r>
        <w:t>: hub-first 移行後の実ECOにおいて、影響分析の取りこぼし(under-inclusion)と不要改変が、導入前の変更実績と比較して測定可能に減る。</w:t>
      </w:r>
    </w:p>
    <w:p w14:paraId="5C3584E7" w14:textId="77777777" w:rsidR="00F26E2E" w:rsidRDefault="00B870A1">
      <w:pPr>
        <w:pStyle w:val="a4"/>
        <w:numPr>
          <w:ilvl w:val="0"/>
          <w:numId w:val="2"/>
        </w:numPr>
        <w:spacing w:after="60" w:line="300" w:lineRule="auto"/>
        <w:jc w:val="both"/>
      </w:pPr>
      <w:r>
        <w:rPr>
          <w:b/>
          <w:bCs/>
        </w:rPr>
        <w:t>H3(可搬性)</w:t>
      </w:r>
      <w:r>
        <w:t>: 本研究の設計者以外の担当者が、playbook とテンプレートのみから同水準の工程を再現できる(職人芸の翻訳層が新たな漏れ点にならない)。</w:t>
      </w:r>
      <w:del w:id="8826" w:author="Claude" w:date="2026-07-10T00:00:00Z">
        <w:r>
          <w:delText>実験VIIIによりAI担当者についてはN=3で確認済みであり、本フェーズの検証対象は人間担当者である。</w:delText>
        </w:r>
      </w:del>
      <w:ins w:id="8827" w:author="Claude" w:date="2026-07-10T00:00:00Z">
        <w:r>
          <w:t>AI実行主体については3構成×各1事例のケース反復で工程完遂を観測しており(実験VIII)、本フェーズでは人間担当者への可搬性を検証する。</w:t>
        </w:r>
      </w:ins>
      <w:r>
        <w:t xml:space="preserve"/>
      </w:r>
    </w:p>
    <w:p w14:paraId="0C387700" w14:textId="392DFE20" w:rsidR="00F26E2E" w:rsidRDefault="00B870A1">
      <w:pPr>
        <w:pStyle w:val="2"/>
      </w:pPr>
      <w:bookmarkStart w:id="49" w:name="_Toc234603549"/>
      <w:r>
        <w:t>15.2 フェーズ設計</w:t>
      </w:r>
      <w:bookmarkEnd w:id="49"/>
    </w:p>
    <w:p w14:paraId="6D39EFBF" w14:textId="395ED6CC" w:rsidR="00F26E2E" w:rsidRDefault="00B870A1">
      <w:pPr>
        <w:spacing w:before="120" w:after="60"/>
        <w:jc w:val="center"/>
      </w:pPr>
      <w:r>
        <w:rPr>
          <w:sz w:val="18"/>
          <w:szCs w:val="18"/>
        </w:rPr>
        <w:t>表14 実証プロジェクトのフェーズ設計(合計約4〜5か月)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3600"/>
        <w:gridCol w:w="2160"/>
      </w:tblGrid>
      <w:tr w:rsidR="00F26E2E" w14:paraId="6A27D54D" w14:textId="77777777">
        <w:trPr>
          <w:tblHeader/>
        </w:trPr>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2AF6DCB" w14:textId="77777777" w:rsidR="00F26E2E" w:rsidRDefault="00B870A1">
            <w:pPr>
              <w:spacing w:line="260" w:lineRule="auto"/>
            </w:pPr>
            <w:r>
              <w:rPr>
                <w:b/>
                <w:bCs/>
                <w:sz w:val="18"/>
                <w:szCs w:val="18"/>
              </w:rPr>
              <w:t>フェーズ</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F13E4E0" w14:textId="77777777" w:rsidR="00F26E2E" w:rsidRDefault="00B870A1">
            <w:pPr>
              <w:spacing w:line="260" w:lineRule="auto"/>
            </w:pPr>
            <w:r>
              <w:rPr>
                <w:b/>
                <w:bCs/>
                <w:sz w:val="18"/>
                <w:szCs w:val="18"/>
              </w:rPr>
              <w:t>期間目安</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940674D" w14:textId="77777777" w:rsidR="00F26E2E" w:rsidRDefault="00B870A1">
            <w:pPr>
              <w:spacing w:line="260" w:lineRule="auto"/>
            </w:pPr>
            <w:r>
              <w:rPr>
                <w:b/>
                <w:bCs/>
                <w:sz w:val="18"/>
                <w:szCs w:val="18"/>
              </w:rPr>
              <w:t>内容</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6C7CD9C" w14:textId="77777777" w:rsidR="00F26E2E" w:rsidRDefault="00B870A1">
            <w:pPr>
              <w:spacing w:line="260" w:lineRule="auto"/>
            </w:pPr>
            <w:r>
              <w:rPr>
                <w:b/>
                <w:bCs/>
                <w:sz w:val="18"/>
                <w:szCs w:val="18"/>
              </w:rPr>
              <w:t>判定ゲート</w:t>
            </w:r>
          </w:p>
        </w:tc>
      </w:tr>
      <w:tr w:rsidR="00F26E2E" w14:paraId="2B64E6D4" w14:textId="77777777">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2EE017" w14:textId="77777777" w:rsidR="00F26E2E" w:rsidRDefault="00B870A1">
            <w:pPr>
              <w:spacing w:line="260" w:lineRule="auto"/>
            </w:pPr>
            <w:r>
              <w:rPr>
                <w:sz w:val="18"/>
                <w:szCs w:val="18"/>
              </w:rPr>
              <w:t>P0 健診</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578229" w14:textId="77777777" w:rsidR="00F26E2E" w:rsidRDefault="00B870A1">
            <w:pPr>
              <w:spacing w:line="260" w:lineRule="auto"/>
            </w:pPr>
            <w:r>
              <w:rPr>
                <w:sz w:val="18"/>
                <w:szCs w:val="18"/>
              </w:rPr>
              <w:t>2〜4週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293464" w14:textId="77777777" w:rsidR="00F26E2E" w:rsidRDefault="00B870A1">
            <w:pPr>
              <w:spacing w:line="260" w:lineRule="auto"/>
            </w:pPr>
            <w:r>
              <w:rPr>
                <w:sz w:val="18"/>
                <w:szCs w:val="18"/>
              </w:rPr>
              <w:t>候補となる社内リポジトリ2〜3本に stage-0健診(変更トポロジー測定+試行錯誤信号抽出)を実施し、跨ぎ率・ハブ集中・fix潜伏を測定。題材を1本選定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CB9D78" w14:textId="77777777" w:rsidR="00F26E2E" w:rsidRDefault="00B870A1">
            <w:pPr>
              <w:spacing w:line="260" w:lineRule="auto"/>
            </w:pPr>
            <w:r>
              <w:rPr>
                <w:sz w:val="18"/>
                <w:szCs w:val="18"/>
              </w:rPr>
              <w:t>跨ぎ率が十分高い題材が存在すること(暫定目安30%超 ― 本研究の初期実証に基づく暫定値であり、複数候補間の相対比較にも用いる)。中核指標はchurn∩fix overlapとunit跨ぎ圧(第10章のOSS外部妥当性測定に基づく)。存</w:t>
              <w:lastRenderedPageBreak/>
              <w:t>在しなければ低コストで中止</w:t>
            </w:r>
          </w:p>
        </w:tc>
      </w:tr>
      <w:tr w:rsidR="00F26E2E" w14:paraId="2EE782A8" w14:textId="77777777">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F80B96" w14:textId="77777777" w:rsidR="00F26E2E" w:rsidRDefault="00B870A1">
            <w:pPr>
              <w:spacing w:line="260" w:lineRule="auto"/>
            </w:pPr>
            <w:r>
              <w:rPr>
                <w:sz w:val="18"/>
                <w:szCs w:val="18"/>
              </w:rPr>
              <w:lastRenderedPageBreak/>
              <w:t>P1 部分移行</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E158A7" w14:textId="77777777" w:rsidR="00F26E2E" w:rsidRDefault="00B870A1">
            <w:pPr>
              <w:spacing w:line="260" w:lineRule="auto"/>
            </w:pPr>
            <w:r>
              <w:rPr>
                <w:sz w:val="18"/>
                <w:szCs w:val="18"/>
              </w:rPr>
              <w:t>8〜12週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12CC5E" w14:textId="77777777" w:rsidR="00F26E2E" w:rsidRDefault="00B870A1">
            <w:pPr>
              <w:spacing w:line="260" w:lineRule="auto"/>
            </w:pPr>
            <w:r>
              <w:rPr>
                <w:sz w:val="18"/>
                <w:szCs w:val="18"/>
              </w:rPr>
              <w:t>選定リポジトリへ hub-first 移行(ハブ台帳・as-built M-BOM・最小E-BOM・変更台帳)。実ECOを5件以上、影響分析→凍結→製造→diff監査の型で実施</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3719D9" w14:textId="77777777" w:rsidR="00F26E2E" w:rsidRDefault="00B870A1">
            <w:pPr>
              <w:spacing w:line="260" w:lineRule="auto"/>
            </w:pPr>
            <w:r>
              <w:rPr>
                <w:sz w:val="18"/>
                <w:szCs w:val="18"/>
              </w:rPr>
              <w:t>ECO 5件の under/over-inclusion・不要改変・ずる報告が全件測定されていること</w:t>
            </w:r>
          </w:p>
        </w:tc>
      </w:tr>
      <w:tr w:rsidR="00F26E2E" w14:paraId="2773F045" w14:textId="77777777">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8C455F" w14:textId="77777777" w:rsidR="00F26E2E" w:rsidRDefault="00B870A1">
            <w:pPr>
              <w:spacing w:line="260" w:lineRule="auto"/>
            </w:pPr>
            <w:r>
              <w:rPr>
                <w:sz w:val="18"/>
                <w:szCs w:val="18"/>
              </w:rPr>
              <w:t>P2 前向き測定</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4DF4EC" w14:textId="77777777" w:rsidR="00F26E2E" w:rsidRDefault="00B870A1">
            <w:pPr>
              <w:spacing w:line="260" w:lineRule="auto"/>
            </w:pPr>
            <w:r>
              <w:rPr>
                <w:sz w:val="18"/>
                <w:szCs w:val="18"/>
              </w:rPr>
              <w:t>4週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B9F067" w14:textId="77777777" w:rsidR="00F26E2E" w:rsidRDefault="00B870A1">
            <w:pPr>
              <w:spacing w:line="260" w:lineRule="auto"/>
            </w:pPr>
            <w:r>
              <w:rPr>
                <w:sz w:val="18"/>
                <w:szCs w:val="18"/>
              </w:rPr>
              <w:t>P1の測定値を導入前実績(健診データ)と突合し、遡及採点で全数評価。報告書と社内向けplaybookを作成</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489B20" w14:textId="77777777" w:rsidR="00F26E2E" w:rsidRDefault="00B870A1">
            <w:pPr>
              <w:spacing w:line="260" w:lineRule="auto"/>
            </w:pPr>
            <w:r>
              <w:rPr>
                <w:sz w:val="18"/>
                <w:szCs w:val="18"/>
              </w:rPr>
              <w:t>H1〜H3の判定と、本格導入可否の提言</w:t>
            </w:r>
          </w:p>
        </w:tc>
      </w:tr>
    </w:tbl>
    <w:p w14:paraId="25D55225" w14:textId="77777777" w:rsidR="00F26E2E" w:rsidRDefault="00F26E2E">
      <w:pPr>
        <w:spacing w:after="120"/>
      </w:pPr>
    </w:p>
    <w:p w14:paraId="03BD2F6F" w14:textId="509F1A6C" w:rsidR="00F26E2E" w:rsidRDefault="00B870A1">
      <w:pPr>
        <w:pStyle w:val="2"/>
      </w:pPr>
      <w:bookmarkStart w:id="50" w:name="_Toc234603550"/>
      <w:r>
        <w:t>15.3 測定指標(KPI)</w:t>
      </w:r>
      <w:bookmarkEnd w:id="50"/>
    </w:p>
    <w:p w14:paraId="0BD16E93" w14:textId="6F138293" w:rsidR="00F26E2E" w:rsidRDefault="00B870A1">
      <w:pPr>
        <w:spacing w:before="120" w:after="60"/>
        <w:jc w:val="center"/>
      </w:pPr>
      <w:r>
        <w:rPr>
          <w:sz w:val="18"/>
          <w:szCs w:val="18"/>
        </w:rPr>
        <w:t>表15 測定指標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00"/>
      </w:tblGrid>
      <w:tr w:rsidR="00F26E2E" w14:paraId="3DFBE037" w14:textId="77777777">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C8BA82F" w14:textId="77777777" w:rsidR="00F26E2E" w:rsidRDefault="00B870A1">
            <w:pPr>
              <w:spacing w:line="260" w:lineRule="auto"/>
            </w:pPr>
            <w:r>
              <w:rPr>
                <w:b/>
                <w:bCs/>
                <w:sz w:val="18"/>
                <w:szCs w:val="18"/>
              </w:rPr>
              <w:t>指標</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4C0086A" w14:textId="77777777" w:rsidR="00F26E2E" w:rsidRDefault="00B870A1">
            <w:pPr>
              <w:spacing w:line="260" w:lineRule="auto"/>
            </w:pPr>
            <w:r>
              <w:rPr>
                <w:b/>
                <w:bCs/>
                <w:sz w:val="18"/>
                <w:szCs w:val="18"/>
              </w:rPr>
              <w:t>定義</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60F8F5E" w14:textId="77777777" w:rsidR="00F26E2E" w:rsidRDefault="00B870A1">
            <w:pPr>
              <w:spacing w:line="260" w:lineRule="auto"/>
            </w:pPr>
            <w:r>
              <w:rPr>
                <w:b/>
                <w:bCs/>
                <w:sz w:val="18"/>
                <w:szCs w:val="18"/>
              </w:rPr>
              <w:t>本研究での実績値(参考)</w:t>
            </w:r>
          </w:p>
        </w:tc>
      </w:tr>
      <w:tr w:rsidR="00F26E2E" w14:paraId="342D609A"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D57A5F" w14:textId="77777777" w:rsidR="00F26E2E" w:rsidRDefault="00B870A1">
            <w:pPr>
              <w:spacing w:line="260" w:lineRule="auto"/>
            </w:pPr>
            <w:r>
              <w:rPr>
                <w:sz w:val="18"/>
                <w:szCs w:val="18"/>
              </w:rPr>
              <w:t>under-inclusion</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C44090" w14:textId="77777777" w:rsidR="00F26E2E" w:rsidRDefault="00B870A1">
            <w:pPr>
              <w:spacing w:line="260" w:lineRule="auto"/>
            </w:pPr>
            <w:r>
              <w:rPr>
                <w:sz w:val="18"/>
                <w:szCs w:val="18"/>
              </w:rPr>
              <w:t>影響宣言が取りこぼした実変更(ファイル/行単位)</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EDBB0A" w14:textId="4E02811C" w:rsidR="00F26E2E" w:rsidRDefault="00B870A1">
            <w:pPr>
              <w:spacing w:line="260" w:lineRule="auto"/>
            </w:pPr>
            <w:r>
              <w:rPr>
                <w:sz w:val="18"/>
                <w:szCs w:val="18"/>
              </w:rPr>
            </w:r>
            <w:del w:id="8832" w:author="Claude" w:date="2026-07-10T00:00:00Z">
              <w:r>
                <w:rPr>
                  <w:sz w:val="18"/>
                  <w:szCs w:val="18"/>
                </w:rPr>
                <w:delText>対策前 14/16 ECO(88%)で発生 → 対策後 0/6 ECO(同一題材・前向き)</w:delText>
              </w:r>
            </w:del>
            <w:ins w:id="8833" w:author="Claude" w:date="2026-07-10T00:00:00Z">
              <w:r>
                <w:rPr>
                  <w:sz w:val="18"/>
                  <w:szCs w:val="18"/>
                </w:rPr>
                <w:t>対策前 14/16 ECO(88%)で発生 → 対策後 0/4 ECO(同一題材・前向き=解体第2〜5段)</w:t>
              </w:r>
            </w:ins>
            <w:r>
              <w:rPr>
                <w:sz w:val="18"/>
                <w:szCs w:val="18"/>
              </w:rPr>
              <w:t xml:space="preserve"/>
            </w:r>
          </w:p>
        </w:tc>
      </w:tr>
      <w:tr w:rsidR="00F26E2E" w14:paraId="6B640D4C"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DFB1FC" w14:textId="77777777" w:rsidR="00F26E2E" w:rsidRDefault="00B870A1">
            <w:pPr>
              <w:spacing w:line="260" w:lineRule="auto"/>
            </w:pPr>
            <w:r>
              <w:rPr>
                <w:sz w:val="18"/>
                <w:szCs w:val="18"/>
              </w:rPr>
              <w:t>不要改変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BBF9AB" w14:textId="77777777" w:rsidR="00F26E2E" w:rsidRDefault="00B870A1">
            <w:pPr>
              <w:spacing w:line="260" w:lineRule="auto"/>
            </w:pPr>
            <w:r>
              <w:rPr>
                <w:sz w:val="18"/>
                <w:szCs w:val="18"/>
              </w:rPr>
              <w:t>影響分析外へのdiff(機械監査)</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660F41" w14:textId="77777777" w:rsidR="00F26E2E" w:rsidRDefault="00B870A1">
            <w:pPr>
              <w:spacing w:line="260" w:lineRule="auto"/>
            </w:pPr>
            <w:r>
              <w:rPr>
                <w:sz w:val="18"/>
                <w:szCs w:val="18"/>
              </w:rPr>
              <w:t>フォワード全系列で 0</w:t>
            </w:r>
          </w:p>
        </w:tc>
      </w:tr>
      <w:tr w:rsidR="00F26E2E" w14:paraId="71985B5E"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5F10E5" w14:textId="77777777" w:rsidR="00F26E2E" w:rsidRDefault="00B870A1">
            <w:pPr>
              <w:spacing w:line="260" w:lineRule="auto"/>
            </w:pPr>
            <w:r>
              <w:rPr>
                <w:sz w:val="18"/>
                <w:szCs w:val="18"/>
              </w:rPr>
              <w:t>ずる件数と帰属</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181DCB" w14:textId="77777777" w:rsidR="00F26E2E" w:rsidRDefault="00B870A1">
            <w:pPr>
              <w:spacing w:line="260" w:lineRule="auto"/>
            </w:pPr>
            <w:r>
              <w:rPr>
                <w:sz w:val="18"/>
                <w:szCs w:val="18"/>
              </w:rPr>
              <w:t>申告なき充填・BOM欠落・工場能力の分類集計</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3BF7A6" w14:textId="77777777" w:rsidR="00F26E2E" w:rsidRDefault="00B870A1">
            <w:pPr>
              <w:spacing w:line="260" w:lineRule="auto"/>
            </w:pPr>
            <w:r>
              <w:rPr>
                <w:sz w:val="18"/>
                <w:szCs w:val="18"/>
              </w:rPr>
              <w:t>隔離+報告義務化で申告なき充填 0 を複数系列で達成</w:t>
            </w:r>
          </w:p>
        </w:tc>
      </w:tr>
      <w:tr w:rsidR="00F26E2E" w14:paraId="587C219F"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F60A99" w14:textId="77777777" w:rsidR="00F26E2E" w:rsidRDefault="00B870A1">
            <w:pPr>
              <w:spacing w:line="260" w:lineRule="auto"/>
            </w:pPr>
            <w:r>
              <w:rPr>
                <w:sz w:val="18"/>
                <w:szCs w:val="18"/>
              </w:rPr>
              <w:t>回帰・移行の合格率</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018DB1" w14:textId="77777777" w:rsidR="00F26E2E" w:rsidRDefault="00B870A1">
            <w:pPr>
              <w:spacing w:line="260" w:lineRule="auto"/>
            </w:pPr>
            <w:r>
              <w:rPr>
                <w:sz w:val="18"/>
                <w:szCs w:val="18"/>
              </w:rPr>
              <w:t>既存オラクル不変での全数走行</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A56764" w14:textId="77777777" w:rsidR="00F26E2E" w:rsidRDefault="00B870A1">
            <w:pPr>
              <w:spacing w:line="260" w:lineRule="auto"/>
            </w:pPr>
            <w:r>
              <w:rPr>
                <w:sz w:val="18"/>
                <w:szCs w:val="18"/>
              </w:rPr>
            </w:r>
            <w:del w:id="8908" w:author="Claude" w:date="2026-07-10T00:00:00Z">
              <w:r>
                <w:rPr>
                  <w:sz w:val="18"/>
                  <w:szCs w:val="18"/>
                </w:rPr>
                <w:delText>全系列で回帰赤 0(昇格判定された1件はscratchで前倒し検出)</w:delText>
              </w:r>
            </w:del>
            <w:ins w:id="8909" w:author="Claude" w:date="2026-07-10T00:00:00Z">
              <w:r>
                <w:rPr>
                  <w:sz w:val="18"/>
                  <w:szCs w:val="18"/>
                </w:rPr>
                <w:t>凍結した回帰オラクルを適用した対象系列では、当該件数内で回帰不合格を未観測(昇格判定された1件はscratchで前倒し検出)</w:t>
              </w:r>
            </w:ins>
            <w:r>
              <w:rPr>
                <w:sz w:val="18"/>
                <w:szCs w:val="18"/>
              </w:rPr>
              <w:t xml:space="preserve"/>
            </w:r>
          </w:p>
        </w:tc>
      </w:tr>
      <w:tr w:rsidR="00F26E2E" w14:paraId="385BA175"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2B6BE" w14:textId="77777777" w:rsidR="00F26E2E" w:rsidRDefault="00B870A1">
            <w:pPr>
              <w:spacing w:line="260" w:lineRule="auto"/>
            </w:pPr>
            <w:r>
              <w:rPr>
                <w:sz w:val="18"/>
                <w:szCs w:val="18"/>
              </w:rPr>
              <w:t>fix潜伏期間</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C952AB" w14:textId="77777777" w:rsidR="00F26E2E" w:rsidRDefault="00B870A1">
            <w:pPr>
              <w:spacing w:line="260" w:lineRule="auto"/>
            </w:pPr>
            <w:r>
              <w:rPr>
                <w:sz w:val="18"/>
                <w:szCs w:val="18"/>
              </w:rPr>
              <w:t>同一ファイルへの feat→fix のコミット距離(健診値との前後比較)</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753413" w14:textId="77777777" w:rsidR="00F26E2E" w:rsidRDefault="00B870A1">
            <w:pPr>
              <w:spacing w:line="260" w:lineRule="auto"/>
            </w:pPr>
            <w:r>
              <w:rPr>
                <w:sz w:val="18"/>
                <w:szCs w:val="18"/>
              </w:rPr>
              <w:t>導入前実測: 中央値13コミット・遅発34%</w:t>
            </w:r>
          </w:p>
        </w:tc>
      </w:tr>
      <w:tr w:rsidR="00F26E2E" w14:paraId="3DF1C010"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4DD65A" w14:textId="77777777" w:rsidR="00F26E2E" w:rsidRDefault="00B870A1">
            <w:pPr>
              <w:spacing w:line="260" w:lineRule="auto"/>
            </w:pPr>
            <w:r>
              <w:rPr>
                <w:sz w:val="18"/>
                <w:szCs w:val="18"/>
              </w:rPr>
              <w:t>導入コスト</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251428" w14:textId="77777777" w:rsidR="00F26E2E" w:rsidRDefault="00B870A1">
            <w:pPr>
              <w:spacing w:line="260" w:lineRule="auto"/>
            </w:pPr>
            <w:r>
              <w:rPr>
                <w:sz w:val="18"/>
                <w:szCs w:val="18"/>
              </w:rPr>
              <w:t>健診・移行・ECO 1件あたりの工数(時間)</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833E16" w14:textId="181E9F70" w:rsidR="00F26E2E" w:rsidRDefault="00B870A1">
            <w:pPr>
              <w:spacing w:line="260" w:lineRule="auto"/>
            </w:pPr>
            <w:r>
              <w:rPr>
                <w:sz w:val="18"/>
                <w:szCs w:val="18"/>
              </w:rPr>
              <w:t>本プロジェクトで初計測。測定は実験VIIIの測定系規律(壁時計/人間応答待ち/機械活動の分解・観測値を正としself-reportedは来歴明記)に従う。AI担当者1ラウンドの参考観測値: 一周の観測壁時計6時間12分(人間応答待ちが過半=壁時計は人間律速)</w:t>
            </w:r>
          </w:p>
        </w:tc>
      </w:tr>
    </w:tbl>
    <w:p w14:paraId="7E61F921" w14:textId="77777777" w:rsidR="00F26E2E" w:rsidRDefault="00F26E2E">
      <w:pPr>
        <w:spacing w:after="120"/>
      </w:pPr>
    </w:p>
    <w:p w14:paraId="0F9F6698" w14:textId="03E685AE" w:rsidR="00F26E2E" w:rsidRDefault="00B870A1">
      <w:pPr>
        <w:pStyle w:val="2"/>
      </w:pPr>
      <w:bookmarkStart w:id="51" w:name="_Toc234603551"/>
      <w:r>
        <w:lastRenderedPageBreak/>
        <w:t>15.4 体制と費用項目</w:t>
      </w:r>
      <w:bookmarkEnd w:id="51"/>
    </w:p>
    <w:p w14:paraId="712F9594" w14:textId="77777777" w:rsidR="00F26E2E" w:rsidRDefault="00B870A1">
      <w:pPr>
        <w:pStyle w:val="a4"/>
        <w:numPr>
          <w:ilvl w:val="0"/>
          <w:numId w:val="2"/>
        </w:numPr>
        <w:spacing w:after="60" w:line="300" w:lineRule="auto"/>
        <w:jc w:val="both"/>
      </w:pPr>
      <w:r>
        <w:rPr>
          <w:b/>
          <w:bCs/>
        </w:rPr>
        <w:t>体制</w:t>
      </w:r>
      <w:r>
        <w:t>: 設計者役1名(兼任可・本手法の工程管理を担当)、レビュー承認者1名(対象リポジトリのドメイン知識保有者)、方法論支援(本研究の資産: playbook・テンプレート・治具一式は整備済みでそのまま供与可能)。</w:t>
      </w:r>
    </w:p>
    <w:p w14:paraId="498A5017" w14:textId="77777777" w:rsidR="00F26E2E" w:rsidRDefault="00B870A1">
      <w:pPr>
        <w:pStyle w:val="a4"/>
        <w:numPr>
          <w:ilvl w:val="0"/>
          <w:numId w:val="2"/>
        </w:numPr>
        <w:spacing w:after="60" w:line="300" w:lineRule="auto"/>
        <w:jc w:val="both"/>
      </w:pPr>
      <w:r>
        <w:rPr>
          <w:b/>
          <w:bCs/>
        </w:rPr>
        <w:t>費用項目</w:t>
      </w:r>
      <w:r>
        <w:t>: 担当者工数(P0は健診治具が自動化済みのため小)、AI利用費(製造・検査の装置利用。多工場検証を行う場合はその倍数)、既存CIへの検査組み込み工数。</w:t>
      </w:r>
    </w:p>
    <w:p w14:paraId="5A2F6FF9" w14:textId="77777777" w:rsidR="00F26E2E" w:rsidRDefault="00B870A1">
      <w:pPr>
        <w:pStyle w:val="a4"/>
        <w:numPr>
          <w:ilvl w:val="0"/>
          <w:numId w:val="2"/>
        </w:numPr>
        <w:spacing w:after="60" w:line="300" w:lineRule="auto"/>
        <w:jc w:val="both"/>
      </w:pPr>
      <w:r>
        <w:rPr>
          <w:b/>
          <w:bCs/>
        </w:rPr>
        <w:t>機密</w:t>
      </w:r>
      <w:r>
        <w:t>: 全工程は社内環境、または契約上入力データを学習・保存しないことが確認されたAI実行環境で完結させる。外部APIを用いる場合は、投入可能な情報範囲・ログ保持・学習利用の有無を</w:t>
      </w:r>
      <w:r>
        <w:rPr>
          <w:b/>
          <w:bCs/>
        </w:rPr>
        <w:t>P0開始前の前提条件として明文化</w:t>
      </w:r>
      <w:r>
        <w:t>する。外部に出る成果物はない(本研究の公開リポジトリは参照のみ)。</w:t>
      </w:r>
    </w:p>
    <w:p w14:paraId="68E799B1" w14:textId="35DBE095" w:rsidR="00F26E2E" w:rsidRDefault="00B870A1">
      <w:pPr>
        <w:pStyle w:val="2"/>
      </w:pPr>
      <w:bookmarkStart w:id="52" w:name="_Toc234603552"/>
      <w:r>
        <w:t>15.5 リスクと軽減策</w:t>
      </w:r>
      <w:bookmarkEnd w:id="52"/>
    </w:p>
    <w:p w14:paraId="18000D45" w14:textId="4770B2B4" w:rsidR="00F26E2E" w:rsidRDefault="00B870A1">
      <w:pPr>
        <w:spacing w:before="120" w:after="60"/>
        <w:jc w:val="center"/>
      </w:pPr>
      <w:r>
        <w:rPr>
          <w:sz w:val="18"/>
          <w:szCs w:val="18"/>
        </w:rPr>
        <w:t>表16 リスクと軽減策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40"/>
        <w:gridCol w:w="3060"/>
      </w:tblGrid>
      <w:tr w:rsidR="00F26E2E" w14:paraId="20BBD20F" w14:textId="77777777">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509CE1B" w14:textId="77777777" w:rsidR="00F26E2E" w:rsidRDefault="00B870A1">
            <w:pPr>
              <w:spacing w:line="260" w:lineRule="auto"/>
            </w:pPr>
            <w:r>
              <w:rPr>
                <w:b/>
                <w:bCs/>
                <w:sz w:val="18"/>
                <w:szCs w:val="18"/>
              </w:rPr>
              <w:t>リスク</w:t>
            </w:r>
          </w:p>
        </w:tc>
        <w:tc>
          <w:tcPr>
            <w:tcW w:w="32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434CAEE" w14:textId="77777777" w:rsidR="00F26E2E" w:rsidRDefault="00B870A1">
            <w:pPr>
              <w:spacing w:line="260" w:lineRule="auto"/>
            </w:pPr>
            <w:r>
              <w:rPr>
                <w:b/>
                <w:bCs/>
                <w:sz w:val="18"/>
                <w:szCs w:val="18"/>
              </w:rPr>
              <w:t>内容</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85A0699" w14:textId="77777777" w:rsidR="00F26E2E" w:rsidRDefault="00B870A1">
            <w:pPr>
              <w:spacing w:line="260" w:lineRule="auto"/>
            </w:pPr>
            <w:r>
              <w:rPr>
                <w:b/>
                <w:bCs/>
                <w:sz w:val="18"/>
                <w:szCs w:val="18"/>
              </w:rPr>
              <w:t>軽減策</w:t>
            </w:r>
          </w:p>
        </w:tc>
      </w:tr>
      <w:tr w:rsidR="00F26E2E" w14:paraId="447909B4"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763EF2" w14:textId="77777777" w:rsidR="00F26E2E" w:rsidRDefault="00B870A1">
            <w:pPr>
              <w:spacing w:line="260" w:lineRule="auto"/>
            </w:pPr>
            <w:r>
              <w:rPr>
                <w:sz w:val="18"/>
                <w:szCs w:val="18"/>
              </w:rPr>
              <w:t>効果が出ない</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59BE47" w14:textId="77777777" w:rsidR="00F26E2E" w:rsidRDefault="00B870A1">
            <w:pPr>
              <w:spacing w:line="260" w:lineRule="auto"/>
            </w:pPr>
            <w:r>
              <w:rPr>
                <w:sz w:val="18"/>
                <w:szCs w:val="18"/>
              </w:rPr>
              <w:t>本研究の知見が .NET 圏小中規模に固有で、対象リポジトリでは再現しない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E58702" w14:textId="77777777" w:rsidR="00F26E2E" w:rsidRDefault="00B870A1">
            <w:pPr>
              <w:spacing w:line="260" w:lineRule="auto"/>
            </w:pPr>
            <w:r>
              <w:rPr>
                <w:sz w:val="18"/>
                <w:szCs w:val="18"/>
              </w:rPr>
              <w:t>P0健診で事前判定し、跨ぎ率が低ければ低コストで中止(健診自体が資産として残る)</w:t>
            </w:r>
          </w:p>
        </w:tc>
      </w:tr>
      <w:tr w:rsidR="00F26E2E" w14:paraId="169A6CA5"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761E25" w14:textId="77777777" w:rsidR="00F26E2E" w:rsidRDefault="00B870A1">
            <w:pPr>
              <w:spacing w:line="260" w:lineRule="auto"/>
            </w:pPr>
            <w:r>
              <w:rPr>
                <w:sz w:val="18"/>
                <w:szCs w:val="18"/>
              </w:rPr>
              <w:t>学習コスト</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6F76E4" w14:textId="77777777" w:rsidR="00F26E2E" w:rsidRDefault="00B870A1">
            <w:pPr>
              <w:spacing w:line="260" w:lineRule="auto"/>
            </w:pPr>
            <w:r>
              <w:rPr>
                <w:sz w:val="18"/>
                <w:szCs w:val="18"/>
              </w:rPr>
              <w:t>担当者が工程・様式に習熟するまでの立ち上がり</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30CFA3" w14:textId="77777777" w:rsidR="00F26E2E" w:rsidRDefault="00B870A1">
            <w:pPr>
              <w:spacing w:line="260" w:lineRule="auto"/>
            </w:pPr>
            <w:r>
              <w:rPr>
                <w:sz w:val="18"/>
                <w:szCs w:val="18"/>
              </w:rPr>
              <w:t>hub-first 部分移行で開始範囲を限定。playbook・スキル・治具が工程を機械的に強制</w:t>
            </w:r>
          </w:p>
        </w:tc>
      </w:tr>
      <w:tr w:rsidR="00F26E2E" w14:paraId="31D6FF14"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46B3E8" w14:textId="77777777" w:rsidR="00F26E2E" w:rsidRDefault="00B870A1">
            <w:pPr>
              <w:spacing w:line="260" w:lineRule="auto"/>
            </w:pPr>
            <w:r>
              <w:rPr>
                <w:sz w:val="18"/>
                <w:szCs w:val="18"/>
              </w:rPr>
              <w:t>測定の汚染</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70AD70" w14:textId="77777777" w:rsidR="00F26E2E" w:rsidRDefault="00B870A1">
            <w:pPr>
              <w:spacing w:line="260" w:lineRule="auto"/>
            </w:pPr>
            <w:r>
              <w:rPr>
                <w:sz w:val="18"/>
                <w:szCs w:val="18"/>
              </w:rPr>
              <w:t>検査器側の誤りが測定値を汚す</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BA7993" w14:textId="77777777" w:rsidR="00F26E2E" w:rsidRDefault="00B870A1">
            <w:pPr>
              <w:spacing w:line="260" w:lineRule="auto"/>
            </w:pPr>
            <w:r>
              <w:rPr>
                <w:sz w:val="18"/>
                <w:szCs w:val="18"/>
              </w:rPr>
              <w:t>4段対策(セルフテスト・較正・表現非依存・陽性対照)を初日から適用</w:t>
            </w:r>
          </w:p>
        </w:tc>
      </w:tr>
      <w:tr w:rsidR="00F26E2E" w14:paraId="1416A96C"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0473B7" w14:textId="77777777" w:rsidR="00F26E2E" w:rsidRDefault="00B870A1">
            <w:pPr>
              <w:spacing w:line="260" w:lineRule="auto"/>
            </w:pPr>
            <w:r>
              <w:rPr>
                <w:sz w:val="18"/>
                <w:szCs w:val="18"/>
              </w:rPr>
              <w:t>形骸化</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D7F7F7" w14:textId="77777777" w:rsidR="00F26E2E" w:rsidRDefault="00B870A1">
            <w:pPr>
              <w:spacing w:line="260" w:lineRule="auto"/>
            </w:pPr>
            <w:r>
              <w:rPr>
                <w:sz w:val="18"/>
                <w:szCs w:val="18"/>
              </w:rPr>
              <w:t>台帳が書かれるだけで検査に接続されない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509952" w14:textId="77777777" w:rsidR="00F26E2E" w:rsidRDefault="00B870A1">
            <w:pPr>
              <w:spacing w:line="260" w:lineRule="auto"/>
            </w:pPr>
            <w:r>
              <w:rPr>
                <w:sz w:val="18"/>
                <w:szCs w:val="18"/>
              </w:rPr>
              <w:t>lint・diff監査・CIへの機械接続を移行ゲートの必須条件にする(本研究で実証済みの構成)</w:t>
            </w:r>
          </w:p>
        </w:tc>
      </w:tr>
    </w:tbl>
    <w:p w14:paraId="446E446A" w14:textId="77777777" w:rsidR="00F26E2E" w:rsidRDefault="00F26E2E">
      <w:pPr>
        <w:spacing w:after="120"/>
      </w:pPr>
    </w:p>
    <w:p w14:paraId="5543687A" w14:textId="78F926CB" w:rsidR="00F26E2E" w:rsidRDefault="00B870A1">
      <w:pPr>
        <w:pStyle w:val="1"/>
        <w:pageBreakBefore/>
      </w:pPr>
      <w:bookmarkStart w:id="53" w:name="_Toc234603553"/>
      <w:r>
        <w:lastRenderedPageBreak/>
        <w:t>16. おわりに</w:t>
      </w:r>
      <w:bookmarkEnd w:id="53"/>
    </w:p>
    <w:p w14:paraId="160C0596" w14:textId="3388A563" w:rsidR="00F26E2E" w:rsidRDefault="00B870A1">
      <w:pPr>
        <w:spacing w:after="120" w:line="300" w:lineRule="auto"/>
        <w:jc w:val="both"/>
      </w:pPr>
      <w:r>
        <w:t>本研究は、AIをソフトウェア製造装置とみなす工業化がどこまで成立するかを、単一設計者・.NET/C# 小中規模題材という制約下の12系列の実証で操作的に測定した。観測した範囲では、ロジックの核はBOMから鋳造でき、外部表面は知識の管理・領域に応じた検査・保守追跡を伴って初めて鋳造保証が立つ。ずるの記録という測定枠組み(第3.2節の判定手順による)は、手法の破れを失敗ではなく改善の入力に変え、改善ループが実測で効くこと(ずるが減ること)を繰り返し示した。変更管理・規模・UI・既存資産という実用上の各次元でも、取りこぼしを定量化し、</w:t>
      </w:r>
      <w:del w:id="8910" w:author="Claude" w:date="2026-07-10T00:00:00Z">
        <w:r>
          <w:delText>同一題材の観測範囲では対策後に0まで減らす、というサイクルが成立した。</w:delText>
        </w:r>
      </w:del>
      <w:ins w:id="8911" w:author="Claude" w:date="2026-07-10T00:00:00Z">
        <w:r>
          <w:t>対象系列の当該評価件数では、工程改訂後に取りこぼしまたは未根拠充填が未観測となる事例を得た。</w:t>
        </w:r>
      </w:ins>
      <w:r>
        <w:t xml:space="preserve"/>
      </w:r>
    </w:p>
    <w:p w14:paraId="663F093B" w14:textId="71C86BEB" w:rsidR="00F26E2E" w:rsidRDefault="00B870A1">
      <w:pPr>
        <w:spacing w:after="120" w:line="300" w:lineRule="auto"/>
        <w:jc w:val="both"/>
      </w:pPr>
      <w:r>
        <w:t>残る最大の未検証は、人間担当者への可搬性と、数十万行級規模の製造工程である</w:t>
      </w:r>
      <w:del w:id="8828" w:author="Claude" w:date="2026-07-10T00:00:00Z">
        <w:r>
          <w:delText>(AI担当者への可搬性は実験VIIIがN=3で確認し、導入前健診は百万行級で成立した)</w:delText>
        </w:r>
      </w:del>
      <w:ins w:id="8829" w:author="Claude" w:date="2026-07-10T00:00:00Z">
        <w:r>
          <w:t>(AI実行主体への可搬性は実験VIIIが3構成の事例反復で確認し、導入前健診は百万行級で成立した)</w:t>
        </w:r>
      </w:ins>
      <w:r>
        <w:t xml:space="preserve">。前者は第15章の実証プロジェクトが、後者は実題材の到来が検証の機会となる。ソフトウェア開発が「速い手工業」に留まるか「測定可能な工業」へ進むかの分水嶺は、生成の速さではなく、</w:t>
      </w:r>
      <w:r>
        <w:rPr>
          <w:b/>
          <w:bCs/>
        </w:rPr>
        <w:t>沈黙の乖離を測る仕組みを持つか否か</w:t>
      </w:r>
      <w:r>
        <w:t>にあるというのが、本研究の一貫した観測である。</w:t>
      </w:r>
    </w:p>
    <w:p w14:paraId="1B52100D" w14:textId="77777777" w:rsidR="00F26E2E" w:rsidRDefault="00B870A1">
      <w:pPr>
        <w:pStyle w:val="1"/>
        <w:pageBreakBefore/>
      </w:pPr>
      <w:bookmarkStart w:id="54" w:name="_Toc234603554"/>
      <w:r>
        <w:lastRenderedPageBreak/>
        <w:t>参考文献</w:t>
      </w:r>
      <w:bookmarkEnd w:id="54"/>
    </w:p>
    <w:p w14:paraId="363E809D" w14:textId="77777777" w:rsidR="00F26E2E" w:rsidRDefault="00B870A1">
      <w:pPr>
        <w:spacing w:after="60" w:line="260" w:lineRule="auto"/>
        <w:ind w:left="360" w:hanging="360"/>
      </w:pPr>
      <w:r>
        <w:rPr>
          <w:sz w:val="18"/>
          <w:szCs w:val="18"/>
        </w:rPr>
        <w:t>[1] B. Meyer, "Applying 'Design by Contract'," IEEE Computer, vol.25, no.10, pp.40-51, 1992.</w:t>
      </w:r>
    </w:p>
    <w:p w14:paraId="16D8E23A" w14:textId="77777777" w:rsidR="00F26E2E" w:rsidRDefault="00B870A1">
      <w:pPr>
        <w:spacing w:after="60" w:line="260" w:lineRule="auto"/>
        <w:ind w:left="360" w:hanging="360"/>
      </w:pPr>
      <w:r>
        <w:rPr>
          <w:sz w:val="18"/>
          <w:szCs w:val="18"/>
        </w:rPr>
        <w:t>[2] O. C. Z. Gotel and A. C. W. Finkelstein, "An Analysis of the Requirements Traceability Problem," Proc. 1st Int'l Conf. Requirements Engineering, pp.94-101, 1994.</w:t>
      </w:r>
    </w:p>
    <w:p w14:paraId="196B80B9" w14:textId="77777777" w:rsidR="00F26E2E" w:rsidRDefault="00B870A1">
      <w:pPr>
        <w:spacing w:after="60" w:line="260" w:lineRule="auto"/>
        <w:ind w:left="360" w:hanging="360"/>
      </w:pPr>
      <w:r>
        <w:rPr>
          <w:sz w:val="18"/>
          <w:szCs w:val="18"/>
        </w:rPr>
        <w:t>[3] P. Clements and L. Northrop, Software Product Lines: Practices and Patterns, Addison-Wesley, 2001.</w:t>
      </w:r>
    </w:p>
    <w:p w14:paraId="4C35EEC8" w14:textId="77777777" w:rsidR="00F26E2E" w:rsidRDefault="00B870A1">
      <w:pPr>
        <w:spacing w:after="60" w:line="260" w:lineRule="auto"/>
        <w:ind w:left="360" w:hanging="360"/>
      </w:pPr>
      <w:r>
        <w:rPr>
          <w:sz w:val="18"/>
          <w:szCs w:val="18"/>
        </w:rPr>
        <w:t>[4] M. M. Lehman, "Programs, Life Cycles, and Laws of Software Evolution," Proc. IEEE, vol.68, no.9, pp.1060-1076, 1980.</w:t>
      </w:r>
    </w:p>
    <w:p w14:paraId="4C1643A0" w14:textId="77777777" w:rsidR="00F26E2E" w:rsidRDefault="00B870A1">
      <w:pPr>
        <w:spacing w:after="60" w:line="260" w:lineRule="auto"/>
        <w:ind w:left="360" w:hanging="360"/>
      </w:pPr>
      <w:r>
        <w:rPr>
          <w:sz w:val="18"/>
          <w:szCs w:val="18"/>
        </w:rPr>
        <w:t>[5] M. Chen et al., "Evaluating Large Language Models Trained on Code," arXiv:2107.03374, 2021.</w:t>
      </w:r>
    </w:p>
    <w:p w14:paraId="0D2D2A38" w14:textId="77777777" w:rsidR="00F26E2E" w:rsidRDefault="00B870A1">
      <w:pPr>
        <w:spacing w:after="60" w:line="260" w:lineRule="auto"/>
        <w:ind w:left="360" w:hanging="360"/>
      </w:pPr>
      <w:r>
        <w:rPr>
          <w:sz w:val="18"/>
          <w:szCs w:val="18"/>
        </w:rPr>
        <w:t>[6] A. Avizienis, "The N-Version Approach to Fault-Tolerant Software," IEEE Trans. Software Engineering, vol.SE-11, no.12, pp.1491-1501, 1985.</w:t>
      </w:r>
    </w:p>
    <w:p w14:paraId="18B958B3" w14:textId="77777777" w:rsidR="00F26E2E" w:rsidRDefault="00B870A1">
      <w:pPr>
        <w:spacing w:after="60" w:line="260" w:lineRule="auto"/>
        <w:ind w:left="360" w:hanging="360"/>
      </w:pPr>
      <w:r>
        <w:rPr>
          <w:sz w:val="18"/>
          <w:szCs w:val="18"/>
        </w:rPr>
        <w:t>[7] H. D. Mills, M. Dyer, and R. C. Linger, "Cleanroom Software Engineering," IEEE Software, vol.4, no.5, pp.19-25, 1987.</w:t>
      </w:r>
    </w:p>
    <w:p w14:paraId="198C80E7" w14:textId="77777777" w:rsidR="00F26E2E" w:rsidRDefault="00B870A1">
      <w:pPr>
        <w:spacing w:after="60" w:line="260" w:lineRule="auto"/>
        <w:ind w:left="360" w:hanging="360"/>
      </w:pPr>
      <w:r>
        <w:rPr>
          <w:sz w:val="18"/>
          <w:szCs w:val="18"/>
        </w:rPr>
        <w:t>[8] D. C. Schmidt, "Model-Driven Engineering," IEEE Computer, vol.39, no.2, pp.25-31, 2006.</w:t>
      </w:r>
    </w:p>
    <w:p w14:paraId="3E39E866" w14:textId="77777777" w:rsidR="00F26E2E" w:rsidRDefault="00B870A1">
      <w:pPr>
        <w:spacing w:after="60" w:line="260" w:lineRule="auto"/>
        <w:ind w:left="360" w:hanging="360"/>
      </w:pPr>
      <w:r>
        <w:rPr>
          <w:sz w:val="18"/>
          <w:szCs w:val="18"/>
        </w:rPr>
        <w:t>[9] A. Potdar and E. Shihab, "An Exploratory Study on Self-Admitted Technical Debt," Proc. ICSME, pp.91-100, 2014.</w:t>
      </w:r>
    </w:p>
    <w:p w14:paraId="4E9559A9" w14:textId="77777777" w:rsidR="00F26E2E" w:rsidRDefault="00B870A1">
      <w:pPr>
        <w:spacing w:after="60" w:line="260" w:lineRule="auto"/>
        <w:ind w:left="360" w:hanging="360"/>
      </w:pPr>
      <w:r>
        <w:rPr>
          <w:sz w:val="18"/>
          <w:szCs w:val="18"/>
        </w:rPr>
        <w:t>[10] S. A. Bohner and R. S. Arnold (eds.), Software Change Impact Analysis, IEEE Computer Society Press, 1996.</w:t>
      </w:r>
    </w:p>
    <w:p w14:paraId="529D829B" w14:textId="77777777" w:rsidR="00F26E2E" w:rsidRDefault="00B870A1">
      <w:pPr>
        <w:spacing w:after="60" w:line="260" w:lineRule="auto"/>
        <w:ind w:left="360" w:hanging="360"/>
      </w:pPr>
      <w:r>
        <w:rPr>
          <w:sz w:val="18"/>
          <w:szCs w:val="18"/>
        </w:rPr>
        <w:t>[11] E. T. Barr, M. Harman, P. McMinn, M. Shahbaz, and S. Yoo, "The Oracle Problem in Software Testing: A Survey," IEEE Trans. Software Engineering, vol.41, no.5, pp.507-525, 2015.</w:t>
      </w:r>
    </w:p>
    <w:p w14:paraId="7FA868D2" w14:textId="77777777" w:rsidR="00F26E2E" w:rsidRDefault="00B870A1">
      <w:pPr>
        <w:spacing w:after="60" w:line="260" w:lineRule="auto"/>
        <w:ind w:left="360" w:hanging="360"/>
      </w:pPr>
      <w:r>
        <w:rPr>
          <w:sz w:val="18"/>
          <w:szCs w:val="18"/>
        </w:rPr>
        <w:t>[12] T. Y. Chen, S. C. Cheung, and S. M. Yiu, "Metamorphic Testing: A New Approach for Generating Next Test Cases," Technical Report HKUST-CS98-01, Hong Kong Univ. of Science and Technology, 1998.</w:t>
      </w:r>
    </w:p>
    <w:p w14:paraId="7ACA2B6F" w14:textId="77777777" w:rsidR="00F26E2E" w:rsidRDefault="00B870A1">
      <w:pPr>
        <w:spacing w:after="60" w:line="260" w:lineRule="auto"/>
        <w:ind w:left="360" w:hanging="360"/>
      </w:pPr>
      <w:r>
        <w:rPr>
          <w:sz w:val="18"/>
          <w:szCs w:val="18"/>
        </w:rPr>
        <w:t>[13] G. Antoniol, G. Canfora, G. Casazza, A. De Lucia, and E. Merlo, "Recovering Traceability Links between Code and Documentation," IEEE Trans. Software Engineering, vol.28, no.10, pp.970-983, 2002.</w:t>
      </w:r>
    </w:p>
    <w:p w14:paraId="38F137F0" w14:textId="77777777" w:rsidR="00F26E2E" w:rsidRDefault="00B870A1">
      <w:pPr>
        <w:spacing w:after="60" w:line="260" w:lineRule="auto"/>
        <w:ind w:left="360" w:hanging="360"/>
      </w:pPr>
      <w:r>
        <w:rPr>
          <w:sz w:val="18"/>
          <w:szCs w:val="18"/>
        </w:rPr>
        <w:t>[14] P. Runeson and M. Höst, "Guidelines for Conducting and Reporting Case Study Research in Software Engineering," Empirical Software Engineering, vol.14, no.2, pp.131-164, 2009.</w:t>
      </w:r>
    </w:p>
    <w:p w14:paraId="18FBBA59" w14:textId="77777777" w:rsidR="00F26E2E" w:rsidRDefault="00B870A1">
      <w:pPr>
        <w:spacing w:after="60" w:line="260" w:lineRule="auto"/>
        <w:ind w:left="360" w:hanging="360"/>
      </w:pPr>
      <w:r>
        <w:rPr>
          <w:sz w:val="18"/>
          <w:szCs w:val="18"/>
        </w:rPr>
        <w:t>[15] R. Baskerville and A. T. Wood-Harper, "A Critical Perspective on Action Research as a Method for Information Systems Research," Journal of Information Technology, vol.11, no.3, pp.235-246, 1996.</w:t>
      </w:r>
    </w:p>
    <w:p w14:paraId="0C2898BD" w14:textId="77777777" w:rsidR="00F26E2E" w:rsidRDefault="00B870A1">
      <w:pPr>
        <w:spacing w:after="60" w:line="260" w:lineRule="auto"/>
        <w:ind w:left="360" w:hanging="360"/>
      </w:pPr>
      <w:r>
        <w:rPr>
          <w:sz w:val="18"/>
          <w:szCs w:val="18"/>
        </w:rPr>
        <w:t>[16] C. E. Jimenez, J. Yang, A. Wettig, S. Yao, K. Pei, O. Press, and K. Narasimhan, "SWE-bench: Can Language Models Resolve Real-World GitHub Issues?" Proc. ICLR, 2024.</w:t>
      </w:r>
    </w:p>
    <w:p w14:paraId="0C784B2D" w14:textId="77777777" w:rsidR="00F26E2E" w:rsidRDefault="00B870A1">
      <w:pPr>
        <w:spacing w:after="60" w:line="260" w:lineRule="auto"/>
        <w:ind w:left="360" w:hanging="360"/>
      </w:pPr>
      <w:r>
        <w:rPr>
          <w:sz w:val="18"/>
          <w:szCs w:val="18"/>
        </w:rPr>
        <w:t>[17] W. Cunningham, "The WyCash Portfolio Management System," OOPSLA Experience Report (Addendum), 1992.</w:t>
      </w:r>
    </w:p>
    <w:p w14:paraId="7DE8BFE1" w14:textId="77777777" w:rsidR="00F26E2E" w:rsidRDefault="00B870A1">
      <w:pPr>
        <w:spacing w:after="60" w:line="260" w:lineRule="auto"/>
        <w:ind w:left="360" w:hanging="360"/>
      </w:pPr>
      <w:r>
        <w:rPr>
          <w:sz w:val="18"/>
          <w:szCs w:val="18"/>
        </w:rPr>
        <w:t>[18] A. Tornhill, Your Code as a Crime Scene, Pragmatic Bookshelf, 2015.</w:t>
      </w:r>
    </w:p>
    <w:p w14:paraId="65162654" w14:textId="77777777" w:rsidR="00F26E2E" w:rsidRDefault="00B870A1">
      <w:pPr>
        <w:spacing w:after="60" w:line="260" w:lineRule="auto"/>
        <w:ind w:left="360" w:hanging="360"/>
      </w:pPr>
      <w:r>
        <w:rPr>
          <w:sz w:val="18"/>
          <w:szCs w:val="18"/>
        </w:rPr>
        <w:t>[19] NTIA, "The Minimum Elements For a Software Bill of Materials (SBOM)," U.S. Department of Commerce, 2021.</w:t>
      </w:r>
    </w:p>
    <w:p w14:paraId="5EF12622" w14:textId="77777777" w:rsidR="00CB18C8" w:rsidRDefault="00A06A66">
      <w:r>
        <w:t xml:space="preserve">[20] C. S. Xia, Y. Deng, S. Dunn, and L. Zhang, “Agentless: Demystifying LLM-based Software Engineering Agents,” </w:t>
      </w:r>
      <w:del w:id="8882" w:author="Claude" w:date="2026-07-10T00:00:00Z">
        <w:r>
          <w:delText>arXiv:2407.01489, 2024.</w:delText>
        </w:r>
      </w:del>
      <w:ins w:id="8883" w:author="Claude" w:date="2026-07-10T00:00:00Z">
        <w:r>
          <w:t>Proc. ACM Softw. Eng., vol. 2, no. FSE, 2025, doi:10.1145/3715754(arXiv:2407.01489).</w:t>
        </w:r>
      </w:ins>
      <w:r>
        <w:t xml:space="preserve"/>
      </w:r>
    </w:p>
    <w:p w14:paraId="6450C210" w14:textId="77777777" w:rsidR="00CB18C8" w:rsidRDefault="00A06A66">
      <w:r>
        <w:t>[21] W. Takerngsaksiri, J. Pasuksmit, P. Thongtanunam, C. Tantithamthavorn, et al., “Human-In-the-Loop Software Development Agents,” Proc. ICSE-SEIP, 2025 (arXiv:2411.12924).</w:t>
      </w:r>
    </w:p>
    <w:p w14:paraId="0931C63E" w14:textId="77777777" w:rsidR="00CB18C8" w:rsidRDefault="00A06A66">
      <w:r>
        <w:lastRenderedPageBreak/>
        <w:t>[22] M. S. Rashid, C. Bock, Y. Zhuang, et al., “SWE-PolyBench: A Multi-Language Benchmark for Repository Level Evaluation of Coding Agents,” arXiv:2504.08703, 2025.</w:t>
      </w:r>
    </w:p>
    <w:p w14:paraId="558EF79D" w14:textId="77777777" w:rsidR="00CB18C8" w:rsidRDefault="00A06A66">
      <w:r>
        <w:t>[23] T. Gloaguen, N. Mündler, M. Müller, V. Raychev, and M. Vechev, “Evaluating AGENTS.md: Are Repository-Level Context Files Helpful for Coding Agents?” arXiv:2602.11988, 2026.</w:t>
      </w:r>
    </w:p>
    <w:p w14:paraId="1DC94DA4" w14:textId="77777777" w:rsidR="00F26E2E" w:rsidRDefault="00B870A1">
      <w:pPr>
        <w:pStyle w:val="1"/>
        <w:pageBreakBefore/>
      </w:pPr>
      <w:bookmarkStart w:id="55" w:name="_Toc234603555"/>
      <w:r>
        <w:lastRenderedPageBreak/>
        <w:t>付録A: 証拠リポジトリ一覧と再現性の階層</w:t>
      </w:r>
      <w:bookmarkEnd w:id="55"/>
    </w:p>
    <w:p w14:paraId="4EB46059" w14:textId="77777777" w:rsidR="00F26E2E" w:rsidRDefault="00B870A1">
      <w:pPr>
        <w:spacing w:after="120" w:line="300" w:lineRule="auto"/>
        <w:jc w:val="both"/>
      </w:pPr>
      <w:r>
        <w:t>全実験の入力(BOM・オラクル)と出力(製造成果物・採点・台帳)はコミット・タグとして固定されている。再現性は次の3階層で明示する。</w:t>
      </w:r>
    </w:p>
    <w:p w14:paraId="78E11304" w14:textId="77777777" w:rsidR="00F26E2E" w:rsidRDefault="00B870A1">
      <w:pPr>
        <w:pStyle w:val="a4"/>
        <w:numPr>
          <w:ilvl w:val="0"/>
          <w:numId w:val="2"/>
        </w:numPr>
        <w:spacing w:after="60" w:line="300" w:lineRule="auto"/>
        <w:jc w:val="both"/>
      </w:pPr>
      <w:r>
        <w:rPr>
          <w:b/>
          <w:bCs/>
        </w:rPr>
        <w:t>階層1(完全再実行可能)</w:t>
      </w:r>
      <w:r>
        <w:t>: 公開リポジトリ・タグ・スクリプト・期待出力が揃っており、第三者が再実行できる。</w:t>
      </w:r>
    </w:p>
    <w:p w14:paraId="6DA374BD" w14:textId="77777777" w:rsidR="00F26E2E" w:rsidRDefault="00B870A1">
      <w:pPr>
        <w:pStyle w:val="a4"/>
        <w:numPr>
          <w:ilvl w:val="0"/>
          <w:numId w:val="2"/>
        </w:numPr>
        <w:spacing w:after="60" w:line="300" w:lineRule="auto"/>
        <w:jc w:val="both"/>
      </w:pPr>
      <w:r>
        <w:rPr>
          <w:b/>
          <w:bCs/>
        </w:rPr>
        <w:t>階層2(監査可能)</w:t>
      </w:r>
      <w:r>
        <w:t>: リポジトリは非公開だが、集計表・個票・コミットID・diff統計が残っており、開示の下で監査できる。</w:t>
      </w:r>
    </w:p>
    <w:p w14:paraId="32C27344" w14:textId="77777777" w:rsidR="00F26E2E" w:rsidRDefault="00B870A1">
      <w:pPr>
        <w:pStyle w:val="a4"/>
        <w:numPr>
          <w:ilvl w:val="0"/>
          <w:numId w:val="2"/>
        </w:numPr>
        <w:spacing w:after="60" w:line="300" w:lineRule="auto"/>
        <w:jc w:val="both"/>
      </w:pPr>
      <w:r>
        <w:rPr>
          <w:b/>
          <w:bCs/>
        </w:rPr>
        <w:t>階層3(著者環境依存)</w:t>
      </w:r>
      <w:r>
        <w:t>: 実機UI・非公開データ・AI実行ログなど、著者環境でのみ確認可能。</w:t>
      </w:r>
    </w:p>
    <w:p w14:paraId="68CCD43D" w14:textId="3913A321" w:rsidR="00F26E2E" w:rsidRDefault="00B870A1">
      <w:pPr>
        <w:spacing w:before="120" w:after="60"/>
        <w:jc w:val="center"/>
      </w:pPr>
      <w:r>
        <w:rPr>
          <w:sz w:val="18"/>
          <w:szCs w:val="18"/>
        </w:rPr>
        <w:t>表17 証拠リポジトリと再現性階層(artifact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5940"/>
      </w:tblGrid>
      <w:tr w:rsidR="00F26E2E" w14:paraId="05589777" w14:textId="77777777">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4F70E84" w14:textId="77777777" w:rsidR="00F26E2E" w:rsidRDefault="00B870A1">
            <w:pPr>
              <w:spacing w:line="260" w:lineRule="auto"/>
            </w:pPr>
            <w:r>
              <w:rPr>
                <w:b/>
                <w:bCs/>
                <w:sz w:val="18"/>
                <w:szCs w:val="18"/>
              </w:rPr>
              <w:t>リポジトリ</w:t>
            </w:r>
          </w:p>
        </w:tc>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4F49613" w14:textId="77777777" w:rsidR="00F26E2E" w:rsidRDefault="00B870A1">
            <w:pPr>
              <w:spacing w:line="260" w:lineRule="auto"/>
            </w:pPr>
            <w:r>
              <w:rPr>
                <w:b/>
                <w:bCs/>
                <w:sz w:val="18"/>
                <w:szCs w:val="18"/>
              </w:rPr>
              <w:t>階層</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2E329E" w14:textId="77777777" w:rsidR="00F26E2E" w:rsidRDefault="00B870A1">
            <w:pPr>
              <w:spacing w:line="260" w:lineRule="auto"/>
            </w:pPr>
            <w:r>
              <w:rPr>
                <w:b/>
                <w:bCs/>
                <w:sz w:val="18"/>
                <w:szCs w:val="18"/>
              </w:rPr>
              <w:t>所在・再現単位・内容</w:t>
            </w:r>
          </w:p>
        </w:tc>
      </w:tr>
      <w:tr w:rsidR="00F26E2E" w14:paraId="430B259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B76F52" w14:textId="77777777" w:rsidR="00F26E2E" w:rsidRDefault="00B870A1">
            <w:pPr>
              <w:spacing w:line="260" w:lineRule="auto"/>
            </w:pPr>
            <w:r>
              <w:rPr>
                <w:sz w:val="18"/>
                <w:szCs w:val="18"/>
              </w:rPr>
              <w:t>BomDD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367461"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1B940A" w14:textId="77777777" w:rsidR="00F26E2E" w:rsidRDefault="00B870A1">
            <w:pPr>
              <w:spacing w:line="260" w:lineRule="auto"/>
            </w:pPr>
            <w:r>
              <w:rPr>
                <w:sz w:val="18"/>
                <w:szCs w:val="18"/>
              </w:rPr>
              <w:t>github.com/akiramei/BomDD ― 方法論正本(method/)・FINDINGS・WHITEPAPER・治具(method/tools/)・改善ログ・ハーネス自己適用台帳(bomdd/ ECO-001〜007)・自己適合ゲート(self-conformance+CI)</w:t>
            </w:r>
          </w:p>
        </w:tc>
      </w:tr>
      <w:tr w:rsidR="00F26E2E" w14:paraId="64BDE955"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ACEEAA" w14:textId="77777777" w:rsidR="00F26E2E" w:rsidRDefault="00B870A1">
            <w:pPr>
              <w:spacing w:line="260" w:lineRule="auto"/>
            </w:pPr>
            <w:r>
              <w:rPr>
                <w:sz w:val="18"/>
                <w:szCs w:val="18"/>
              </w:rPr>
              <w:t>BomDD-WebApi-Sample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4CB213"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582CDD" w14:textId="77777777" w:rsidR="00F26E2E" w:rsidRDefault="00B870A1">
            <w:pPr>
              <w:spacing w:line="260" w:lineRule="auto"/>
            </w:pPr>
            <w:r>
              <w:rPr>
                <w:sz w:val="18"/>
                <w:szCs w:val="18"/>
              </w:rPr>
              <w:t>github.com/akiramei/BomDD-WebApi-Sample ― 実験II Web API系列。入力凍結タグ webapi-02-input-bom。コミット列 35c3022→7b3a4f2→c46fe8b→4eed25f→84338b0</w:t>
            </w:r>
          </w:p>
        </w:tc>
      </w:tr>
      <w:tr w:rsidR="00F26E2E" w14:paraId="262857B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AD53EB" w14:textId="77777777" w:rsidR="00F26E2E" w:rsidRDefault="00B870A1">
            <w:pPr>
              <w:spacing w:line="260" w:lineRule="auto"/>
            </w:pPr>
            <w:r>
              <w:rPr>
                <w:sz w:val="18"/>
                <w:szCs w:val="18"/>
              </w:rPr>
              <w:t>BomDD-DistributedSaga-Sample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7949BE"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0EE308" w14:textId="77777777" w:rsidR="00F26E2E" w:rsidRDefault="00B870A1">
            <w:pPr>
              <w:spacing w:line="260" w:lineRule="auto"/>
            </w:pPr>
            <w:r>
              <w:rPr>
                <w:sz w:val="18"/>
                <w:szCs w:val="18"/>
              </w:rPr>
              <w:t>github.com/akiramei/BomDD-DistributedSaga-Sample ― 実験II 分散Saga系列。タグ saga-02-input-bom / v0.1-saga-multifactory。再現手順 docs/reproduce-saga-v2.md</w:t>
            </w:r>
          </w:p>
        </w:tc>
      </w:tr>
      <w:tr w:rsidR="00F26E2E" w14:paraId="1A5DE99C"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B8D419" w14:textId="77777777" w:rsidR="00F26E2E" w:rsidRDefault="00B870A1">
            <w:pPr>
              <w:spacing w:line="260" w:lineRule="auto"/>
            </w:pPr>
            <w:r>
              <w:rPr>
                <w:sz w:val="18"/>
                <w:szCs w:val="18"/>
              </w:rPr>
              <w:t>BomDD-LibraryLending-Sample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ADC920"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09CF2E" w14:textId="77777777" w:rsidR="00F26E2E" w:rsidRDefault="00B870A1">
            <w:pPr>
              <w:spacing w:line="260" w:lineRule="auto"/>
            </w:pPr>
            <w:r>
              <w:rPr>
                <w:sz w:val="18"/>
                <w:szCs w:val="18"/>
              </w:rPr>
              <w:t>github.com/akiramei/BomDD-LibraryLending-Sample ― 実験III フォワード全系列。タグ forward-01-input〜v0.6-forward-04。再現手順 docs/reproduce-forward-01.md。全数値 bomdd/52-metrics.yaml</w:t>
            </w:r>
          </w:p>
        </w:tc>
      </w:tr>
      <w:tr w:rsidR="00F26E2E" w14:paraId="64BD10B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D7CD9B" w14:textId="77777777" w:rsidR="00F26E2E" w:rsidRDefault="00B870A1">
            <w:pPr>
              <w:spacing w:line="260" w:lineRule="auto"/>
            </w:pPr>
            <w:r>
              <w:rPr>
                <w:sz w:val="18"/>
                <w:szCs w:val="18"/>
              </w:rPr>
              <w:t>BomDD-Plm</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F7752C"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56E5DD" w14:textId="77777777" w:rsidR="00F26E2E" w:rsidRDefault="00B870A1">
            <w:pPr>
              <w:spacing w:line="260" w:lineRule="auto"/>
            </w:pPr>
            <w:r>
              <w:rPr>
                <w:sz w:val="18"/>
                <w:szCs w:val="18"/>
              </w:rPr>
              <w:t>github.com/akiramei/BomDD-Plm ― 実験IV 自己適用。タグ v0.1-plm-accepted / v0.2-eco-001-accepted / v0.3-eco-002-accepted</w:t>
            </w:r>
          </w:p>
        </w:tc>
      </w:tr>
      <w:tr w:rsidR="00F26E2E" w14:paraId="3D7C7FAE"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366C75" w14:textId="77777777" w:rsidR="00F26E2E" w:rsidRDefault="00B870A1">
            <w:pPr>
              <w:spacing w:line="260" w:lineRule="auto"/>
            </w:pPr>
            <w:r>
              <w:rPr>
                <w:sz w:val="18"/>
                <w:szCs w:val="18"/>
              </w:rPr>
              <w:t>ViewPrism2</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EB9EA4"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31E720" w14:textId="77777777" w:rsidR="00F26E2E" w:rsidRDefault="00B870A1">
            <w:pPr>
              <w:spacing w:line="260" w:lineRule="auto"/>
            </w:pPr>
            <w:r>
              <w:rPr>
                <w:sz w:val="18"/>
                <w:szCs w:val="18"/>
              </w:rPr>
              <w:t>非公開 ― 実験V 規模系列(遡及採点の個票 bomdd/studies/・god-VM解体5段・実ECO 50件超の台帳・hub_ledger)。採点治具は BomDD 側 method/tools/impact-retrospective.py として公開済み</w:t>
            </w:r>
          </w:p>
        </w:tc>
      </w:tr>
      <w:tr w:rsidR="00F26E2E" w14:paraId="16CC8E1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3B13DE" w14:textId="77777777" w:rsidR="00F26E2E" w:rsidRDefault="00B870A1">
            <w:pPr>
              <w:spacing w:line="260" w:lineRule="auto"/>
            </w:pPr>
            <w:r>
              <w:rPr>
                <w:sz w:val="18"/>
                <w:szCs w:val="18"/>
              </w:rPr>
              <w:t>MoviePad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762DCD" w14:textId="77777777" w:rsidR="00F26E2E" w:rsidRDefault="00B870A1">
            <w:pPr>
              <w:spacing w:line="260" w:lineRule="auto"/>
            </w:pPr>
            <w:r>
              <w:rPr>
                <w:sz w:val="18"/>
                <w:szCs w:val="18"/>
              </w:rPr>
              <w:t>2〜3</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C7D895" w14:textId="77777777" w:rsidR="00F26E2E" w:rsidRDefault="00B870A1">
            <w:pPr>
              <w:spacing w:line="260" w:lineRule="auto"/>
            </w:pPr>
            <w:r>
              <w:rPr>
                <w:sz w:val="18"/>
                <w:szCs w:val="18"/>
              </w:rPr>
              <w:t>非公開 ― 実験I リバース7ループ・実験VI UI-CAD系列。裁定台帳・盲検プロトコル・採点(branch bomdd-mock-inspect-01 / bomdd-model-sensitivity-01)=階層2。実機UI確認=階層3</w:t>
            </w:r>
          </w:p>
        </w:tc>
      </w:tr>
      <w:tr w:rsidR="00F26E2E" w14:paraId="4CC23775"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72F605" w14:textId="77777777" w:rsidR="00F26E2E" w:rsidRDefault="00B870A1">
            <w:pPr>
              <w:spacing w:line="260" w:lineRule="auto"/>
            </w:pPr>
            <w:r>
              <w:rPr>
                <w:sz w:val="18"/>
                <w:szCs w:val="18"/>
              </w:rPr>
              <w:t>ViewGrid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550179"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2648C2" w14:textId="77777777" w:rsidR="00F26E2E" w:rsidRDefault="00B870A1">
            <w:pPr>
              <w:spacing w:line="260" w:lineRule="auto"/>
            </w:pPr>
            <w:r>
              <w:rPr>
                <w:sz w:val="18"/>
                <w:szCs w:val="18"/>
              </w:rPr>
              <w:t>非公開 ― 実験VII stage-0健診・hub-first移行。一次記録 bomdd/52-metrics.yaml(コミット e3bc0d0 / 1632413)</w:t>
            </w:r>
          </w:p>
        </w:tc>
      </w:tr>
      <w:tr w:rsidR="00D126CA" w14:paraId="503E0BE3"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D65C71" w14:textId="77777777" w:rsidR="00D126CA" w:rsidRDefault="00F13E9E">
            <w:pPr>
              <w:spacing w:line="260" w:lineRule="auto"/>
            </w:pPr>
            <w:r>
              <w:rPr>
                <w:sz w:val="18"/>
                <w:szCs w:val="18"/>
              </w:rPr>
              <w:lastRenderedPageBreak/>
              <w:t>BomDD-Transfer01〜03</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A54C32" w14:textId="77777777" w:rsidR="00D126CA" w:rsidRDefault="00F13E9E">
            <w:pPr>
              <w:spacing w:line="260" w:lineRule="auto"/>
            </w:pPr>
            <w:r>
              <w:rPr>
                <w:sz w:val="18"/>
                <w:szCs w:val="18"/>
              </w:rPr>
            </w:r>
            <w:del w:id="8842" w:author="Claude" w:date="2026-07-10T00:00:00Z">
              <w:r>
                <w:rPr>
                  <w:sz w:val="18"/>
                  <w:szCs w:val="18"/>
                </w:rPr>
                <w:delText>2</w:delText>
              </w:r>
            </w:del>
            <w:ins w:id="8843" w:author="Claude" w:date="2026-07-10T00:00:00Z">
              <w:r>
                <w:rPr>
                  <w:sz w:val="18"/>
                  <w:szCs w:val="18"/>
                </w:rPr>
                <w:t>1〜2</w:t>
              </w:r>
            </w:ins>
            <w:r>
              <w:rPr>
                <w:sz w:val="18"/>
                <w:szCs w:val="18"/>
              </w:rPr>
              <w:t xml:space="preserve"/>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68D848" w14:textId="77777777" w:rsidR="00D126CA" w:rsidRDefault="00F13E9E">
            <w:pPr>
              <w:spacing w:line="260" w:lineRule="auto"/>
            </w:pPr>
            <w:r>
              <w:rPr>
                <w:sz w:val="18"/>
                <w:szCs w:val="18"/>
              </w:rPr>
            </w:r>
            <w:del w:id="8838" w:author="Claude" w:date="2026-07-10T00:00:00Z">
              <w:r>
                <w:rPr>
                  <w:sz w:val="18"/>
                  <w:szCs w:val="18"/>
                </w:rPr>
                <w:delText>ローカル ― 実験VIII 担当者転移(t1/t2/t3)。kit凍結タグ transfer01-kit-v1〜v3(BomDD側)・介入台帳・事前予測・採点= BomDD loops/transfer-01〜03/</w:delText>
              </w:r>
            </w:del>
            <w:ins w:id="8839" w:author="Claude" w:date="2026-07-10T00:00:00Z">
              <w:r>
                <w:rPr>
                  <w:sz w:val="18"/>
                  <w:szCs w:val="18"/>
                </w:rPr>
                <w:t>実験VIII AI実行主体への工程転移(t1/t2/t3)。一次記録(protocol=事前登録・介入台帳・事前予測・採点)= 公開リポジトリ BomDD loops/transfer-01〜03/+kit凍結タグ transfer01-kit-v1〜v3(階層1)/ 実行主体ワークスペース(製品コード)= ローカル(階層2・監査応諾)</w:t>
              </w:r>
            </w:ins>
            <w:r>
              <w:rPr>
                <w:sz w:val="18"/>
                <w:szCs w:val="18"/>
              </w:rPr>
              <w:t xml:space="preserve"/>
            </w:r>
          </w:p>
        </w:tc>
      </w:tr>
    </w:tbl>
    <w:p w14:paraId="775AD31C" w14:textId="77777777" w:rsidR="00F26E2E" w:rsidRDefault="00F26E2E">
      <w:pPr>
        <w:spacing w:after="120"/>
      </w:pPr>
    </w:p>
    <w:p w14:paraId="7261DC98" w14:textId="77777777" w:rsidR="00F26E2E" w:rsidRDefault="00B870A1">
      <w:pPr>
        <w:spacing w:after="120" w:line="300" w:lineRule="auto"/>
        <w:jc w:val="both"/>
      </w:pPr>
      <w:r>
        <w:rPr>
          <w:sz w:val="18"/>
          <w:szCs w:val="18"/>
        </w:rPr>
        <w:t>非公開リポジトリ由来の最重要証拠(第8章 scale-01/02・第10章 ViewGrid)については、匿名化した採点個票・集計CSV・コミットハッシュとdiff統計を BomDD リポジトリの公開領域へ順次移す方針である(採点治具は公開済み)。公開までの間は、開示合意の下での監査に応じられる形で個票・台帳を保全している。</w:t>
      </w:r>
      <w:r>
        <w:t>なお採点治具 impact-retrospective.py は2026年7月10日に採点規約v2(集計のfail-closed化 ― unit へ写像できない実変更を見出しへ算入)へ改訂された。v1の数値は出力の decomposition フィールドで恒久再現でき、第8章の公表値(裁定済みの3分解)には波及しない。</w:t>
      </w:r>
    </w:p>
    <w:p w14:paraId="2F58A423" w14:textId="77777777" w:rsidR="00F26E2E" w:rsidRDefault="00B870A1">
      <w:pPr>
        <w:pStyle w:val="1"/>
        <w:pageBreakBefore/>
      </w:pPr>
      <w:bookmarkStart w:id="56" w:name="_Toc234603556"/>
      <w:r>
        <w:lastRenderedPageBreak/>
        <w:t>付録B: 用語集</w:t>
      </w:r>
      <w:bookmarkEnd w:id="56"/>
    </w:p>
    <w:p w14:paraId="769DA25C" w14:textId="25BB05DB" w:rsidR="00F26E2E" w:rsidRDefault="00B870A1">
      <w:pPr>
        <w:spacing w:before="120" w:after="60"/>
        <w:jc w:val="center"/>
      </w:pPr>
      <w:r>
        <w:rPr>
          <w:sz w:val="18"/>
          <w:szCs w:val="18"/>
        </w:rPr>
        <w:t>表18 用語集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40"/>
      </w:tblGrid>
      <w:tr w:rsidR="00F26E2E" w14:paraId="7695AE89" w14:textId="77777777">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86AA6D9" w14:textId="77777777" w:rsidR="00F26E2E" w:rsidRDefault="00B870A1">
            <w:pPr>
              <w:spacing w:line="260" w:lineRule="auto"/>
            </w:pPr>
            <w:r>
              <w:rPr>
                <w:b/>
                <w:bCs/>
                <w:sz w:val="18"/>
                <w:szCs w:val="18"/>
              </w:rPr>
              <w:t>用語</w:t>
            </w:r>
          </w:p>
        </w:tc>
        <w:tc>
          <w:tcPr>
            <w:tcW w:w="68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E8F9D63" w14:textId="77777777" w:rsidR="00F26E2E" w:rsidRDefault="00B870A1">
            <w:pPr>
              <w:spacing w:line="260" w:lineRule="auto"/>
            </w:pPr>
            <w:r>
              <w:rPr>
                <w:b/>
                <w:bCs/>
                <w:sz w:val="18"/>
                <w:szCs w:val="18"/>
              </w:rPr>
              <w:t>定義</w:t>
            </w:r>
          </w:p>
        </w:tc>
      </w:tr>
      <w:tr w:rsidR="00F26E2E" w14:paraId="5570BBB7"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55BA39" w14:textId="77777777" w:rsidR="00F26E2E" w:rsidRDefault="00B870A1">
            <w:pPr>
              <w:spacing w:line="260" w:lineRule="auto"/>
            </w:pPr>
            <w:r>
              <w:rPr>
                <w:sz w:val="18"/>
                <w:szCs w:val="18"/>
              </w:rPr>
              <w:t>ずる(cheat)</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D611AB" w14:textId="77777777" w:rsidR="00F26E2E" w:rsidRDefault="00B870A1">
            <w:pPr>
              <w:spacing w:line="260" w:lineRule="auto"/>
            </w:pPr>
            <w:r>
              <w:rPr>
                <w:sz w:val="18"/>
                <w:szCs w:val="18"/>
              </w:rPr>
              <w:t>手法から導けず、従来手法(人間の判断・慣習)で埋めた箇所。失敗でなく観測データ</w:t>
            </w:r>
          </w:p>
        </w:tc>
      </w:tr>
      <w:tr w:rsidR="00F26E2E" w14:paraId="3A25769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DE3937" w14:textId="77777777" w:rsidR="00F26E2E" w:rsidRDefault="00B870A1">
            <w:pPr>
              <w:spacing w:line="260" w:lineRule="auto"/>
            </w:pPr>
            <w:r>
              <w:rPr>
                <w:sz w:val="18"/>
                <w:szCs w:val="18"/>
              </w:rPr>
              <w:t>鋳造できる(castable)</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45D5BC" w14:textId="50CD832A" w:rsidR="00F26E2E" w:rsidRDefault="00B870A1">
            <w:pPr>
              <w:spacing w:line="260" w:lineRule="auto"/>
            </w:pPr>
            <w:r>
              <w:rPr>
                <w:sz w:val="18"/>
                <w:szCs w:val="18"/>
              </w:rPr>
              <w:t>原版非開示の製造装置が</w:t>
            </w:r>
            <w:r>
              <w:t>凍結したBOM・工程・関連知識パッケージのみを実験時入力とし、そこから成果物を生成し、定義済み受入を手修正なしで通過すること</w:t>
            </w:r>
          </w:p>
        </w:tc>
      </w:tr>
      <w:tr w:rsidR="00F26E2E" w14:paraId="7EBD210D"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42A0BF" w14:textId="77777777" w:rsidR="00F26E2E" w:rsidRDefault="00B870A1">
            <w:pPr>
              <w:spacing w:line="260" w:lineRule="auto"/>
            </w:pPr>
            <w:r>
              <w:rPr>
                <w:sz w:val="18"/>
                <w:szCs w:val="18"/>
              </w:rPr>
              <w:t>核/表面</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1D93D4" w14:textId="77777777" w:rsidR="00F26E2E" w:rsidRDefault="00B870A1">
            <w:pPr>
              <w:spacing w:line="260" w:lineRule="auto"/>
            </w:pPr>
            <w:r>
              <w:rPr>
                <w:sz w:val="18"/>
                <w:szCs w:val="18"/>
              </w:rPr>
              <w:t>要求から導出可能なロジック(核)と、外部知識・設計知識の転記を要する部分(表面)</w:t>
            </w:r>
          </w:p>
        </w:tc>
      </w:tr>
      <w:tr w:rsidR="00F26E2E" w14:paraId="1DB7DE23"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A9E570" w14:textId="77777777" w:rsidR="00F26E2E" w:rsidRDefault="00B870A1">
            <w:pPr>
              <w:spacing w:line="260" w:lineRule="auto"/>
            </w:pPr>
            <w:r>
              <w:rPr>
                <w:sz w:val="18"/>
                <w:szCs w:val="18"/>
              </w:rPr>
              <w:t>K-BOM</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D3BAF3" w14:textId="77777777" w:rsidR="00F26E2E" w:rsidRDefault="00B870A1">
            <w:pPr>
              <w:spacing w:line="260" w:lineRule="auto"/>
            </w:pPr>
            <w:r>
              <w:rPr>
                <w:sz w:val="18"/>
                <w:szCs w:val="18"/>
              </w:rPr>
              <w:t>知識部品表。製造装置の暗黙知を管理対象の部品として列挙・裁定したもの</w:t>
            </w:r>
          </w:p>
        </w:tc>
      </w:tr>
      <w:tr w:rsidR="00F26E2E" w14:paraId="4DAB5FE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D1A0BC" w14:textId="77777777" w:rsidR="00F26E2E" w:rsidRDefault="00B870A1">
            <w:pPr>
              <w:spacing w:line="260" w:lineRule="auto"/>
            </w:pPr>
            <w:r>
              <w:rPr>
                <w:sz w:val="18"/>
                <w:szCs w:val="18"/>
              </w:rPr>
              <w:t>受入の梯子</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1012BB" w14:textId="77777777" w:rsidR="00F26E2E" w:rsidRDefault="00B870A1">
            <w:pPr>
              <w:spacing w:line="260" w:lineRule="auto"/>
            </w:pPr>
            <w:r>
              <w:rPr>
                <w:sz w:val="18"/>
                <w:szCs w:val="18"/>
              </w:rPr>
              <w:t>L0文字列照合 &lt; L1存在 &lt; L2メタデータ &lt; L3内容/信号 &lt; golden+人間承認 の検査深さの段階</w:t>
            </w:r>
          </w:p>
        </w:tc>
      </w:tr>
      <w:tr w:rsidR="00F26E2E" w14:paraId="0801A1B5"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8A33AC" w14:textId="77777777" w:rsidR="00F26E2E" w:rsidRDefault="00B870A1">
            <w:pPr>
              <w:spacing w:line="260" w:lineRule="auto"/>
            </w:pPr>
            <w:r>
              <w:rPr>
                <w:sz w:val="18"/>
                <w:szCs w:val="18"/>
              </w:rPr>
              <w:t>ECO</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ED2DC4" w14:textId="77777777" w:rsidR="00F26E2E" w:rsidRDefault="00B870A1">
            <w:pPr>
              <w:spacing w:line="260" w:lineRule="auto"/>
            </w:pPr>
            <w:r>
              <w:rPr>
                <w:sz w:val="18"/>
                <w:szCs w:val="18"/>
              </w:rPr>
              <w:t>技術変更指示。影響分析の凍結→製造→回帰・移行・効力検査→diff監査で閉じる変更の単位</w:t>
            </w:r>
          </w:p>
        </w:tc>
      </w:tr>
      <w:tr w:rsidR="00F26E2E" w14:paraId="4CAC2831"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A546A4" w14:textId="77777777" w:rsidR="00F26E2E" w:rsidRDefault="00B870A1">
            <w:pPr>
              <w:spacing w:line="260" w:lineRule="auto"/>
            </w:pPr>
            <w:r>
              <w:rPr>
                <w:sz w:val="18"/>
                <w:szCs w:val="18"/>
              </w:rPr>
              <w:t>under/over-inclusion</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93C9A8" w14:textId="77777777" w:rsidR="00F26E2E" w:rsidRDefault="00B870A1">
            <w:pPr>
              <w:spacing w:line="260" w:lineRule="auto"/>
            </w:pPr>
            <w:r>
              <w:rPr>
                <w:sz w:val="18"/>
                <w:szCs w:val="18"/>
              </w:rPr>
              <w:t>影響宣言の取りこぼし/過剰包含。影響分析の精度の測定量</w:t>
            </w:r>
          </w:p>
        </w:tc>
      </w:tr>
      <w:tr w:rsidR="00F26E2E" w14:paraId="4891857E"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8ECAE1" w14:textId="77777777" w:rsidR="00F26E2E" w:rsidRDefault="00B870A1">
            <w:pPr>
              <w:spacing w:line="260" w:lineRule="auto"/>
            </w:pPr>
            <w:r>
              <w:rPr>
                <w:sz w:val="18"/>
                <w:szCs w:val="18"/>
              </w:rPr>
              <w:t>ハブ台帳</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09BC82" w14:textId="77777777" w:rsidR="00F26E2E" w:rsidRDefault="00B870A1">
            <w:pPr>
              <w:spacing w:line="260" w:lineRule="auto"/>
            </w:pPr>
            <w:r>
              <w:rPr>
                <w:sz w:val="18"/>
                <w:szCs w:val="18"/>
              </w:rPr>
              <w:t>under実績・変更集中実績のあるunitの既定点検リスト</w:t>
            </w:r>
          </w:p>
        </w:tc>
      </w:tr>
      <w:tr w:rsidR="00F26E2E" w14:paraId="562A5E5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BB0A71" w14:textId="77777777" w:rsidR="00F26E2E" w:rsidRDefault="00B870A1">
            <w:pPr>
              <w:spacing w:line="260" w:lineRule="auto"/>
            </w:pPr>
            <w:r>
              <w:rPr>
                <w:sz w:val="18"/>
                <w:szCs w:val="18"/>
              </w:rPr>
              <w:t>stage-0健診</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8C5875" w14:textId="77777777" w:rsidR="00F26E2E" w:rsidRDefault="00B870A1">
            <w:pPr>
              <w:spacing w:line="260" w:lineRule="auto"/>
            </w:pPr>
            <w:r>
              <w:rPr>
                <w:sz w:val="18"/>
                <w:szCs w:val="18"/>
              </w:rPr>
              <w:t>影響宣言のないリポジトリで、実diffのみから変更トポロジー(跨ぎ率・ハブ集中)を測る導入前健診</w:t>
            </w:r>
          </w:p>
        </w:tc>
      </w:tr>
      <w:tr w:rsidR="00F26E2E" w14:paraId="60EA5A1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710CCA" w14:textId="77777777" w:rsidR="00F26E2E" w:rsidRDefault="00B870A1">
            <w:pPr>
              <w:spacing w:line="260" w:lineRule="auto"/>
            </w:pPr>
            <w:r>
              <w:rPr>
                <w:sz w:val="18"/>
                <w:szCs w:val="18"/>
              </w:rPr>
              <w:t>hub-first移行</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04602C" w14:textId="77777777" w:rsidR="00F26E2E" w:rsidRDefault="00B870A1">
            <w:pPr>
              <w:spacing w:line="260" w:lineRule="auto"/>
            </w:pPr>
            <w:r>
              <w:rPr>
                <w:sz w:val="18"/>
                <w:szCs w:val="18"/>
              </w:rPr>
              <w:t>全成果物の一括対応付けの前に、健診で特定したハブunitから as-built BOM を起こす軽量移行順路</w:t>
            </w:r>
          </w:p>
        </w:tc>
      </w:tr>
      <w:tr w:rsidR="00F26E2E" w14:paraId="0A612307"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8E0F1A" w14:textId="77777777" w:rsidR="00F26E2E" w:rsidRDefault="00B870A1">
            <w:pPr>
              <w:spacing w:line="260" w:lineRule="auto"/>
            </w:pPr>
            <w:r>
              <w:rPr>
                <w:sz w:val="18"/>
                <w:szCs w:val="18"/>
              </w:rPr>
              <w:t>多工場分散</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E61283" w14:textId="77777777" w:rsidR="00F26E2E" w:rsidRDefault="00B870A1">
            <w:pPr>
              <w:spacing w:line="260" w:lineRule="auto"/>
            </w:pPr>
            <w:r>
              <w:rPr>
                <w:sz w:val="18"/>
                <w:szCs w:val="18"/>
              </w:rPr>
              <w:t>同一BOMを複数装置へ渡した際の出力分散。BOMの決定性の測定量(一致≠正しさ)</w:t>
            </w:r>
          </w:p>
        </w:tc>
      </w:tr>
      <w:tr w:rsidR="00F26E2E" w14:paraId="6B46DA9F"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898BB3" w14:textId="77777777" w:rsidR="00F26E2E" w:rsidRDefault="00B870A1">
            <w:pPr>
              <w:spacing w:line="260" w:lineRule="auto"/>
            </w:pPr>
            <w:r>
              <w:rPr>
                <w:sz w:val="18"/>
                <w:szCs w:val="18"/>
              </w:rPr>
              <w:t>陽性対照</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C128CB" w14:textId="77777777" w:rsidR="00F26E2E" w:rsidRDefault="00B870A1">
            <w:pPr>
              <w:spacing w:line="260" w:lineRule="auto"/>
            </w:pPr>
            <w:r>
              <w:rPr>
                <w:sz w:val="18"/>
                <w:szCs w:val="18"/>
              </w:rPr>
              <w:t>必ず検出されるべき合成フィクスチャの常設実行。運用中の検査の沈黙(no-op化)を検出する</w:t>
            </w:r>
          </w:p>
        </w:tc>
      </w:tr>
    </w:tbl>
    <w:p w14:paraId="68BE19A0" w14:textId="77777777" w:rsidR="00CB18C8" w:rsidRDefault="00A06A66">
      <w:pPr>
        <w:pStyle w:val="1"/>
      </w:pPr>
      <w:bookmarkStart w:id="57" w:name="_Toc234603557"/>
      <w:r>
        <w:t>付録C: 研究資産一覧と転移実験の因子・裁定集計</w:t>
      </w:r>
      <w:bookmarkEnd w:id="57"/>
    </w:p>
    <w:p w14:paraId="5FE9F5ED" w14:textId="77777777" w:rsidR="00CB18C8" w:rsidRDefault="00A06A66">
      <w:r>
        <w:t>本付録は、研究単位(実験I〜VIII/12系列)の対応、実験VIIIの3構成の因子、および顧客裁定の全件集計を一覧化する。</w:t>
      </w:r>
    </w:p>
    <w:p w14:paraId="2D8C6708" w14:textId="77777777" w:rsidR="00CB18C8" w:rsidRDefault="00A06A66">
      <w:pPr>
        <w:spacing w:before="120" w:after="60"/>
        <w:jc w:val="center"/>
      </w:pPr>
      <w:r>
        <w:rPr>
          <w:sz w:val="18"/>
          <w:szCs w:val="18"/>
        </w:rPr>
        <w:t>表19 研究資産一覧(12系列)</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695"/>
        <w:gridCol w:w="678"/>
        <w:gridCol w:w="1584"/>
        <w:gridCol w:w="1850"/>
        <w:gridCol w:w="1199"/>
        <w:gridCol w:w="1070"/>
        <w:gridCol w:w="566"/>
      </w:tblGrid>
      <w:tr w:rsidR="00CB18C8" w14:paraId="1B728392" w14:textId="77777777">
        <w:trPr>
          <w:tblHeader/>
        </w:trPr>
        <w:tc>
          <w:tcPr>
            <w:tcW w:w="1240" w:type="dxa"/>
          </w:tcPr>
          <w:p w14:paraId="7E5960E3" w14:textId="77777777" w:rsidR="00CB18C8" w:rsidRDefault="00A06A66">
            <w:r>
              <w:rPr>
                <w:b/>
                <w:sz w:val="18"/>
                <w:szCs w:val="18"/>
              </w:rPr>
              <w:t>系列ID</w:t>
            </w:r>
          </w:p>
        </w:tc>
        <w:tc>
          <w:tcPr>
            <w:tcW w:w="800" w:type="dxa"/>
          </w:tcPr>
          <w:p w14:paraId="45E6F381" w14:textId="77777777" w:rsidR="00CB18C8" w:rsidRDefault="00A06A66">
            <w:r>
              <w:rPr>
                <w:b/>
                <w:sz w:val="18"/>
                <w:szCs w:val="18"/>
              </w:rPr>
              <w:t>実験</w:t>
            </w:r>
          </w:p>
        </w:tc>
        <w:tc>
          <w:tcPr>
            <w:tcW w:w="800" w:type="dxa"/>
          </w:tcPr>
          <w:p w14:paraId="48186C43" w14:textId="77777777" w:rsidR="00CB18C8" w:rsidRDefault="00A06A66">
            <w:r>
              <w:rPr>
                <w:b/>
                <w:sz w:val="18"/>
                <w:szCs w:val="18"/>
              </w:rPr>
              <w:t>RQ</w:t>
            </w:r>
          </w:p>
        </w:tc>
        <w:tc>
          <w:tcPr>
            <w:tcW w:w="1560" w:type="dxa"/>
          </w:tcPr>
          <w:p w14:paraId="6BFE1C5B" w14:textId="77777777" w:rsidR="00CB18C8" w:rsidRDefault="00A06A66">
            <w:r>
              <w:rPr>
                <w:b/>
                <w:sz w:val="18"/>
                <w:szCs w:val="18"/>
              </w:rPr>
              <w:t>題材</w:t>
            </w:r>
          </w:p>
        </w:tc>
        <w:tc>
          <w:tcPr>
            <w:tcW w:w="1440" w:type="dxa"/>
          </w:tcPr>
          <w:p w14:paraId="0E92BCFB" w14:textId="77777777" w:rsidR="00CB18C8" w:rsidRDefault="00A06A66">
            <w:r>
              <w:rPr>
                <w:b/>
                <w:sz w:val="18"/>
                <w:szCs w:val="18"/>
              </w:rPr>
              <w:t>実行主体</w:t>
            </w:r>
          </w:p>
        </w:tc>
        <w:tc>
          <w:tcPr>
            <w:tcW w:w="1400" w:type="dxa"/>
          </w:tcPr>
          <w:p w14:paraId="2E68AEA5" w14:textId="77777777" w:rsidR="00CB18C8" w:rsidRDefault="00A06A66">
            <w:r>
              <w:rPr>
                <w:b/>
                <w:sz w:val="18"/>
                <w:szCs w:val="18"/>
              </w:rPr>
              <w:t>凍結入力</w:t>
            </w:r>
          </w:p>
        </w:tc>
        <w:tc>
          <w:tcPr>
            <w:tcW w:w="1080" w:type="dxa"/>
          </w:tcPr>
          <w:p w14:paraId="0100B208" w14:textId="77777777" w:rsidR="00CB18C8" w:rsidRDefault="00A06A66">
            <w:r>
              <w:rPr>
                <w:b/>
                <w:sz w:val="18"/>
                <w:szCs w:val="18"/>
              </w:rPr>
              <w:t>評価単位</w:t>
            </w:r>
          </w:p>
        </w:tc>
        <w:tc>
          <w:tcPr>
            <w:tcW w:w="680" w:type="dxa"/>
          </w:tcPr>
          <w:p w14:paraId="12BA9854" w14:textId="77777777" w:rsidR="00CB18C8" w:rsidRDefault="00A06A66">
            <w:r>
              <w:rPr>
                <w:b/>
                <w:sz w:val="18"/>
                <w:szCs w:val="18"/>
              </w:rPr>
              <w:t>階層</w:t>
            </w:r>
          </w:p>
        </w:tc>
      </w:tr>
      <w:tr w:rsidR="00CB18C8" w14:paraId="2DFB51C1" w14:textId="77777777">
        <w:tc>
          <w:tcPr>
            <w:tcW w:w="1240" w:type="dxa"/>
          </w:tcPr>
          <w:p w14:paraId="132E27BC" w14:textId="77777777" w:rsidR="00CB18C8" w:rsidRDefault="00A06A66">
            <w:r>
              <w:rPr>
                <w:sz w:val="18"/>
                <w:szCs w:val="18"/>
              </w:rPr>
              <w:t>reverse(7ループ)</w:t>
            </w:r>
          </w:p>
        </w:tc>
        <w:tc>
          <w:tcPr>
            <w:tcW w:w="800" w:type="dxa"/>
          </w:tcPr>
          <w:p w14:paraId="6CB70F27" w14:textId="77777777" w:rsidR="00CB18C8" w:rsidRDefault="00A06A66">
            <w:r>
              <w:rPr>
                <w:sz w:val="18"/>
                <w:szCs w:val="18"/>
              </w:rPr>
              <w:t>I</w:t>
            </w:r>
          </w:p>
        </w:tc>
        <w:tc>
          <w:tcPr>
            <w:tcW w:w="800" w:type="dxa"/>
          </w:tcPr>
          <w:p w14:paraId="45CD4809" w14:textId="77777777" w:rsidR="00CB18C8" w:rsidRDefault="00A06A66">
            <w:r>
              <w:rPr>
                <w:sz w:val="18"/>
                <w:szCs w:val="18"/>
              </w:rPr>
              <w:t>1/2</w:t>
            </w:r>
          </w:p>
        </w:tc>
        <w:tc>
          <w:tcPr>
            <w:tcW w:w="1560" w:type="dxa"/>
          </w:tcPr>
          <w:p w14:paraId="6F51630C" w14:textId="77777777" w:rsidR="00CB18C8" w:rsidRDefault="00A06A66">
            <w:r>
              <w:rPr>
                <w:sz w:val="18"/>
                <w:szCs w:val="18"/>
              </w:rPr>
              <w:t>MoviePad(.NET GUI・37k行)</w:t>
            </w:r>
          </w:p>
        </w:tc>
        <w:tc>
          <w:tcPr>
            <w:tcW w:w="1440" w:type="dxa"/>
          </w:tcPr>
          <w:p w14:paraId="2051C523" w14:textId="77777777" w:rsidR="00CB18C8" w:rsidRDefault="00A06A66">
            <w:r>
              <w:rPr>
                <w:sz w:val="18"/>
                <w:szCs w:val="18"/>
              </w:rPr>
              <w:t>設計者+opus/sonnet/haiku</w:t>
              <w:lastRenderedPageBreak/>
              <w:t>工場</w:t>
            </w:r>
          </w:p>
        </w:tc>
        <w:tc>
          <w:tcPr>
            <w:tcW w:w="1400" w:type="dxa"/>
          </w:tcPr>
          <w:p w14:paraId="7C049A44" w14:textId="77777777" w:rsidR="00CB18C8" w:rsidRDefault="00A06A66">
            <w:r>
              <w:rPr>
                <w:sz w:val="18"/>
                <w:szCs w:val="18"/>
              </w:rPr>
              <w:lastRenderedPageBreak/>
              <w:t>各loopのBOM+固定</w:t>
              <w:lastRenderedPageBreak/>
              <w:t>オラクル</w:t>
            </w:r>
          </w:p>
        </w:tc>
        <w:tc>
          <w:tcPr>
            <w:tcW w:w="1080" w:type="dxa"/>
          </w:tcPr>
          <w:p w14:paraId="579F18A4" w14:textId="77777777" w:rsidR="00CB18C8" w:rsidRDefault="00A06A66">
            <w:r>
              <w:rPr>
                <w:sz w:val="18"/>
                <w:szCs w:val="18"/>
              </w:rPr>
              <w:lastRenderedPageBreak/>
              <w:t>7ループ・ずる</w:t>
              <w:lastRenderedPageBreak/>
              <w:t>12件</w:t>
            </w:r>
          </w:p>
        </w:tc>
        <w:tc>
          <w:tcPr>
            <w:tcW w:w="680" w:type="dxa"/>
          </w:tcPr>
          <w:p w14:paraId="0D8121D3" w14:textId="77777777" w:rsidR="00CB18C8" w:rsidRDefault="00A06A66">
            <w:r>
              <w:rPr>
                <w:sz w:val="18"/>
                <w:szCs w:val="18"/>
              </w:rPr>
              <w:lastRenderedPageBreak/>
              <w:t>2〜3</w:t>
            </w:r>
          </w:p>
        </w:tc>
      </w:tr>
      <w:tr w:rsidR="00CB18C8" w14:paraId="5807846D" w14:textId="77777777">
        <w:tc>
          <w:tcPr>
            <w:tcW w:w="1240" w:type="dxa"/>
          </w:tcPr>
          <w:p w14:paraId="1D7C1223" w14:textId="77777777" w:rsidR="00CB18C8" w:rsidRDefault="00A06A66">
            <w:r>
              <w:rPr>
                <w:sz w:val="18"/>
                <w:szCs w:val="18"/>
              </w:rPr>
              <w:t>webapi</w:t>
            </w:r>
          </w:p>
        </w:tc>
        <w:tc>
          <w:tcPr>
            <w:tcW w:w="800" w:type="dxa"/>
          </w:tcPr>
          <w:p w14:paraId="3BD084F5" w14:textId="77777777" w:rsidR="00CB18C8" w:rsidRDefault="00A06A66">
            <w:r>
              <w:rPr>
                <w:sz w:val="18"/>
                <w:szCs w:val="18"/>
              </w:rPr>
              <w:t>II</w:t>
            </w:r>
          </w:p>
        </w:tc>
        <w:tc>
          <w:tcPr>
            <w:tcW w:w="800" w:type="dxa"/>
          </w:tcPr>
          <w:p w14:paraId="49898657" w14:textId="77777777" w:rsidR="00CB18C8" w:rsidRDefault="00A06A66">
            <w:r>
              <w:rPr>
                <w:sz w:val="18"/>
                <w:szCs w:val="18"/>
              </w:rPr>
              <w:t>1</w:t>
            </w:r>
          </w:p>
        </w:tc>
        <w:tc>
          <w:tcPr>
            <w:tcW w:w="1560" w:type="dxa"/>
          </w:tcPr>
          <w:p w14:paraId="3BF3A18E" w14:textId="77777777" w:rsidR="00CB18C8" w:rsidRDefault="00A06A66">
            <w:r>
              <w:rPr>
                <w:sz w:val="18"/>
                <w:szCs w:val="18"/>
              </w:rPr>
            </w:r>
            <w:del w:id="8840" w:author="Claude" w:date="2026-07-10T00:00:00Z">
              <w:r>
                <w:rPr>
                  <w:sz w:val="18"/>
                  <w:szCs w:val="18"/>
                </w:rPr>
                <w:delText>経費精算API</w:delText>
              </w:r>
            </w:del>
            <w:ins w:id="8841" w:author="Claude" w:date="2026-07-10T00:00:00Z">
              <w:r>
                <w:rPr>
                  <w:sz w:val="18"/>
                  <w:szCs w:val="18"/>
                </w:rPr>
                <w:t>会議室予約API</w:t>
              </w:r>
            </w:ins>
            <w:r>
              <w:rPr>
                <w:sz w:val="18"/>
                <w:szCs w:val="18"/>
              </w:rPr>
              <w:t xml:space="preserve"/>
            </w:r>
          </w:p>
        </w:tc>
        <w:tc>
          <w:tcPr>
            <w:tcW w:w="1440" w:type="dxa"/>
          </w:tcPr>
          <w:p w14:paraId="0C899849" w14:textId="77777777" w:rsidR="00CB18C8" w:rsidRDefault="00A06A66">
            <w:r>
              <w:rPr>
                <w:sz w:val="18"/>
                <w:szCs w:val="18"/>
              </w:rPr>
              <w:t>3工場</w:t>
            </w:r>
          </w:p>
        </w:tc>
        <w:tc>
          <w:tcPr>
            <w:tcW w:w="1400" w:type="dxa"/>
          </w:tcPr>
          <w:p w14:paraId="15A3D7E1" w14:textId="77777777" w:rsidR="00CB18C8" w:rsidRDefault="00A06A66">
            <w:r>
              <w:rPr>
                <w:sz w:val="18"/>
                <w:szCs w:val="18"/>
              </w:rPr>
              <w:t>webapi-02-input-bom</w:t>
            </w:r>
          </w:p>
        </w:tc>
        <w:tc>
          <w:tcPr>
            <w:tcW w:w="1080" w:type="dxa"/>
          </w:tcPr>
          <w:p w14:paraId="499D7E6C" w14:textId="77777777" w:rsidR="00CB18C8" w:rsidRDefault="00A06A66">
            <w:r>
              <w:rPr>
                <w:sz w:val="18"/>
                <w:szCs w:val="18"/>
              </w:rPr>
              <w:t>16ケース×3工場</w:t>
            </w:r>
          </w:p>
        </w:tc>
        <w:tc>
          <w:tcPr>
            <w:tcW w:w="680" w:type="dxa"/>
          </w:tcPr>
          <w:p w14:paraId="3A07CB1A" w14:textId="77777777" w:rsidR="00CB18C8" w:rsidRDefault="00A06A66">
            <w:r>
              <w:rPr>
                <w:sz w:val="18"/>
                <w:szCs w:val="18"/>
              </w:rPr>
              <w:t>1</w:t>
            </w:r>
          </w:p>
        </w:tc>
      </w:tr>
      <w:tr w:rsidR="00CB18C8" w14:paraId="7209E623" w14:textId="77777777">
        <w:tc>
          <w:tcPr>
            <w:tcW w:w="1240" w:type="dxa"/>
          </w:tcPr>
          <w:p w14:paraId="33703D96" w14:textId="77777777" w:rsidR="00CB18C8" w:rsidRDefault="00A06A66">
            <w:r>
              <w:rPr>
                <w:sz w:val="18"/>
                <w:szCs w:val="18"/>
              </w:rPr>
              <w:t>saga</w:t>
            </w:r>
          </w:p>
        </w:tc>
        <w:tc>
          <w:tcPr>
            <w:tcW w:w="800" w:type="dxa"/>
          </w:tcPr>
          <w:p w14:paraId="73F78439" w14:textId="77777777" w:rsidR="00CB18C8" w:rsidRDefault="00A06A66">
            <w:r>
              <w:rPr>
                <w:sz w:val="18"/>
                <w:szCs w:val="18"/>
              </w:rPr>
              <w:t>II</w:t>
            </w:r>
          </w:p>
        </w:tc>
        <w:tc>
          <w:tcPr>
            <w:tcW w:w="800" w:type="dxa"/>
          </w:tcPr>
          <w:p w14:paraId="79986BA6" w14:textId="77777777" w:rsidR="00CB18C8" w:rsidRDefault="00A06A66">
            <w:r>
              <w:rPr>
                <w:sz w:val="18"/>
                <w:szCs w:val="18"/>
              </w:rPr>
              <w:t>1</w:t>
            </w:r>
          </w:p>
        </w:tc>
        <w:tc>
          <w:tcPr>
            <w:tcW w:w="1560" w:type="dxa"/>
          </w:tcPr>
          <w:p w14:paraId="6766C3B3" w14:textId="77777777" w:rsidR="00CB18C8" w:rsidRDefault="00A06A66">
            <w:r>
              <w:rPr>
                <w:sz w:val="18"/>
                <w:szCs w:val="18"/>
              </w:rPr>
              <w:t>分散Saga</w:t>
            </w:r>
          </w:p>
        </w:tc>
        <w:tc>
          <w:tcPr>
            <w:tcW w:w="1440" w:type="dxa"/>
          </w:tcPr>
          <w:p w14:paraId="6C6EA8BB" w14:textId="77777777" w:rsidR="00CB18C8" w:rsidRDefault="00A06A66">
            <w:r>
              <w:rPr>
                <w:sz w:val="18"/>
                <w:szCs w:val="18"/>
              </w:rPr>
              <w:t>3工場</w:t>
            </w:r>
          </w:p>
        </w:tc>
        <w:tc>
          <w:tcPr>
            <w:tcW w:w="1400" w:type="dxa"/>
          </w:tcPr>
          <w:p w14:paraId="6C4BEDB1" w14:textId="77777777" w:rsidR="00CB18C8" w:rsidRDefault="00A06A66">
            <w:r>
              <w:rPr>
                <w:sz w:val="18"/>
                <w:szCs w:val="18"/>
              </w:rPr>
              <w:t>saga-02-input-bom</w:t>
            </w:r>
          </w:p>
        </w:tc>
        <w:tc>
          <w:tcPr>
            <w:tcW w:w="1080" w:type="dxa"/>
          </w:tcPr>
          <w:p w14:paraId="37EA7E89" w14:textId="77777777" w:rsidR="00CB18C8" w:rsidRDefault="00A06A66">
            <w:r>
              <w:rPr>
                <w:sz w:val="18"/>
                <w:szCs w:val="18"/>
              </w:rPr>
              <w:t>3工場</w:t>
            </w:r>
          </w:p>
        </w:tc>
        <w:tc>
          <w:tcPr>
            <w:tcW w:w="680" w:type="dxa"/>
          </w:tcPr>
          <w:p w14:paraId="3A052284" w14:textId="77777777" w:rsidR="00CB18C8" w:rsidRDefault="00A06A66">
            <w:r>
              <w:rPr>
                <w:sz w:val="18"/>
                <w:szCs w:val="18"/>
              </w:rPr>
              <w:t>1</w:t>
            </w:r>
          </w:p>
        </w:tc>
      </w:tr>
      <w:tr w:rsidR="00CB18C8" w14:paraId="17D9F97D" w14:textId="77777777">
        <w:tc>
          <w:tcPr>
            <w:tcW w:w="1240" w:type="dxa"/>
          </w:tcPr>
          <w:p w14:paraId="00CEB1CC" w14:textId="77777777" w:rsidR="00CB18C8" w:rsidRDefault="00A06A66">
            <w:r>
              <w:rPr>
                <w:sz w:val="18"/>
                <w:szCs w:val="18"/>
              </w:rPr>
              <w:t>forward+ECO</w:t>
            </w:r>
          </w:p>
        </w:tc>
        <w:tc>
          <w:tcPr>
            <w:tcW w:w="800" w:type="dxa"/>
          </w:tcPr>
          <w:p w14:paraId="148793F0" w14:textId="77777777" w:rsidR="00CB18C8" w:rsidRDefault="00A06A66">
            <w:r>
              <w:rPr>
                <w:sz w:val="18"/>
                <w:szCs w:val="18"/>
              </w:rPr>
              <w:t>III</w:t>
            </w:r>
          </w:p>
        </w:tc>
        <w:tc>
          <w:tcPr>
            <w:tcW w:w="800" w:type="dxa"/>
          </w:tcPr>
          <w:p w14:paraId="304313D7" w14:textId="77777777" w:rsidR="00CB18C8" w:rsidRDefault="00A06A66">
            <w:r>
              <w:rPr>
                <w:sz w:val="18"/>
                <w:szCs w:val="18"/>
              </w:rPr>
              <w:t>1/3</w:t>
            </w:r>
          </w:p>
        </w:tc>
        <w:tc>
          <w:tcPr>
            <w:tcW w:w="1560" w:type="dxa"/>
          </w:tcPr>
          <w:p w14:paraId="185CE02F" w14:textId="77777777" w:rsidR="00CB18C8" w:rsidRDefault="00A06A66">
            <w:r>
              <w:rPr>
                <w:sz w:val="18"/>
                <w:szCs w:val="18"/>
              </w:rPr>
              <w:t>図書貸出API</w:t>
            </w:r>
          </w:p>
        </w:tc>
        <w:tc>
          <w:tcPr>
            <w:tcW w:w="1440" w:type="dxa"/>
          </w:tcPr>
          <w:p w14:paraId="3E112854" w14:textId="77777777" w:rsidR="00CB18C8" w:rsidRDefault="00A06A66">
            <w:r>
              <w:rPr>
                <w:sz w:val="18"/>
                <w:szCs w:val="18"/>
              </w:rPr>
              <w:t>fresh 3工場+ECO</w:t>
            </w:r>
          </w:p>
        </w:tc>
        <w:tc>
          <w:tcPr>
            <w:tcW w:w="1400" w:type="dxa"/>
          </w:tcPr>
          <w:p w14:paraId="3344F805" w14:textId="77777777" w:rsidR="00CB18C8" w:rsidRDefault="00A06A66">
            <w:r>
              <w:rPr>
                <w:sz w:val="18"/>
                <w:szCs w:val="18"/>
              </w:rPr>
              <w:t>forward-01-input〜v0.6</w:t>
            </w:r>
          </w:p>
        </w:tc>
        <w:tc>
          <w:tcPr>
            <w:tcW w:w="1080" w:type="dxa"/>
          </w:tcPr>
          <w:p w14:paraId="77EB9D59" w14:textId="77777777" w:rsidR="00CB18C8" w:rsidRDefault="00A06A66">
            <w:r>
              <w:rPr>
                <w:sz w:val="18"/>
                <w:szCs w:val="18"/>
              </w:rPr>
              <w:t>オラクル20+25・ECO6件</w:t>
            </w:r>
          </w:p>
        </w:tc>
        <w:tc>
          <w:tcPr>
            <w:tcW w:w="680" w:type="dxa"/>
          </w:tcPr>
          <w:p w14:paraId="25004EC1" w14:textId="77777777" w:rsidR="00CB18C8" w:rsidRDefault="00A06A66">
            <w:r>
              <w:rPr>
                <w:sz w:val="18"/>
                <w:szCs w:val="18"/>
              </w:rPr>
              <w:t>1</w:t>
            </w:r>
          </w:p>
        </w:tc>
      </w:tr>
      <w:tr w:rsidR="00CB18C8" w14:paraId="5205F105" w14:textId="77777777">
        <w:tc>
          <w:tcPr>
            <w:tcW w:w="1240" w:type="dxa"/>
          </w:tcPr>
          <w:p w14:paraId="2044ECCE" w14:textId="77777777" w:rsidR="00CB18C8" w:rsidRDefault="00A06A66">
            <w:r>
              <w:rPr>
                <w:sz w:val="18"/>
                <w:szCs w:val="18"/>
              </w:rPr>
              <w:t>plm自己適用</w:t>
            </w:r>
          </w:p>
        </w:tc>
        <w:tc>
          <w:tcPr>
            <w:tcW w:w="800" w:type="dxa"/>
          </w:tcPr>
          <w:p w14:paraId="0F3D5DC0" w14:textId="77777777" w:rsidR="00CB18C8" w:rsidRDefault="00A06A66">
            <w:r>
              <w:rPr>
                <w:sz w:val="18"/>
                <w:szCs w:val="18"/>
              </w:rPr>
              <w:t>IV</w:t>
            </w:r>
          </w:p>
        </w:tc>
        <w:tc>
          <w:tcPr>
            <w:tcW w:w="800" w:type="dxa"/>
          </w:tcPr>
          <w:p w14:paraId="40424A18" w14:textId="77777777" w:rsidR="00CB18C8" w:rsidRDefault="00A06A66">
            <w:r>
              <w:rPr>
                <w:sz w:val="18"/>
                <w:szCs w:val="18"/>
              </w:rPr>
              <w:t>1</w:t>
            </w:r>
          </w:p>
        </w:tc>
        <w:tc>
          <w:tcPr>
            <w:tcW w:w="1560" w:type="dxa"/>
          </w:tcPr>
          <w:p w14:paraId="4A214F2A" w14:textId="77777777" w:rsidR="00CB18C8" w:rsidRDefault="00A06A66">
            <w:r>
              <w:rPr>
                <w:sz w:val="18"/>
                <w:szCs w:val="18"/>
              </w:rPr>
              <w:t>PLM lint/viewer</w:t>
            </w:r>
          </w:p>
        </w:tc>
        <w:tc>
          <w:tcPr>
            <w:tcW w:w="1440" w:type="dxa"/>
          </w:tcPr>
          <w:p w14:paraId="7AE6CCEE" w14:textId="77777777" w:rsidR="00CB18C8" w:rsidRDefault="00A06A66">
            <w:r>
              <w:rPr>
                <w:sz w:val="18"/>
                <w:szCs w:val="18"/>
              </w:rPr>
              <w:t>fresh工場</w:t>
            </w:r>
          </w:p>
        </w:tc>
        <w:tc>
          <w:tcPr>
            <w:tcW w:w="1400" w:type="dxa"/>
          </w:tcPr>
          <w:p w14:paraId="0350BC07" w14:textId="77777777" w:rsidR="00CB18C8" w:rsidRDefault="00A06A66">
            <w:r>
              <w:rPr>
                <w:sz w:val="18"/>
                <w:szCs w:val="18"/>
              </w:rPr>
              <w:t>v0.1〜v0.3タグ</w:t>
            </w:r>
          </w:p>
        </w:tc>
        <w:tc>
          <w:tcPr>
            <w:tcW w:w="1080" w:type="dxa"/>
          </w:tcPr>
          <w:p w14:paraId="4B4A0BDE" w14:textId="77777777" w:rsidR="00CB18C8" w:rsidRDefault="00A06A66">
            <w:r>
              <w:rPr>
                <w:sz w:val="18"/>
                <w:szCs w:val="18"/>
              </w:rPr>
              <w:t>ECO2件・規則52</w:t>
            </w:r>
          </w:p>
        </w:tc>
        <w:tc>
          <w:tcPr>
            <w:tcW w:w="680" w:type="dxa"/>
          </w:tcPr>
          <w:p w14:paraId="72B62DBF" w14:textId="77777777" w:rsidR="00CB18C8" w:rsidRDefault="00A06A66">
            <w:r>
              <w:rPr>
                <w:sz w:val="18"/>
                <w:szCs w:val="18"/>
              </w:rPr>
              <w:t>1</w:t>
            </w:r>
          </w:p>
        </w:tc>
      </w:tr>
      <w:tr w:rsidR="00CB18C8" w14:paraId="01F43815" w14:textId="77777777">
        <w:tc>
          <w:tcPr>
            <w:tcW w:w="1240" w:type="dxa"/>
          </w:tcPr>
          <w:p w14:paraId="48FC37BD" w14:textId="77777777" w:rsidR="00CB18C8" w:rsidRDefault="00A06A66">
            <w:r>
              <w:rPr>
                <w:sz w:val="18"/>
                <w:szCs w:val="18"/>
              </w:rPr>
              <w:t>scale-01</w:t>
            </w:r>
          </w:p>
        </w:tc>
        <w:tc>
          <w:tcPr>
            <w:tcW w:w="800" w:type="dxa"/>
          </w:tcPr>
          <w:p w14:paraId="0EF32F38" w14:textId="77777777" w:rsidR="00CB18C8" w:rsidRDefault="00A06A66">
            <w:r>
              <w:rPr>
                <w:sz w:val="18"/>
                <w:szCs w:val="18"/>
              </w:rPr>
              <w:t>V</w:t>
            </w:r>
          </w:p>
        </w:tc>
        <w:tc>
          <w:tcPr>
            <w:tcW w:w="800" w:type="dxa"/>
          </w:tcPr>
          <w:p w14:paraId="22673DDA" w14:textId="77777777" w:rsidR="00CB18C8" w:rsidRDefault="00A06A66">
            <w:r>
              <w:rPr>
                <w:sz w:val="18"/>
                <w:szCs w:val="18"/>
              </w:rPr>
              <w:t>4</w:t>
            </w:r>
          </w:p>
        </w:tc>
        <w:tc>
          <w:tcPr>
            <w:tcW w:w="1560" w:type="dxa"/>
          </w:tcPr>
          <w:p w14:paraId="6DBCAB1C" w14:textId="77777777" w:rsidR="00CB18C8" w:rsidRDefault="00A06A66">
            <w:r>
              <w:rPr>
                <w:sz w:val="18"/>
                <w:szCs w:val="18"/>
              </w:rPr>
              <w:t>ViewPrism2(37k行)</w:t>
            </w:r>
          </w:p>
        </w:tc>
        <w:tc>
          <w:tcPr>
            <w:tcW w:w="1440" w:type="dxa"/>
          </w:tcPr>
          <w:p w14:paraId="79FD45FB" w14:textId="77777777" w:rsidR="00CB18C8" w:rsidRDefault="00A06A66">
            <w:r>
              <w:rPr>
                <w:sz w:val="18"/>
                <w:szCs w:val="18"/>
              </w:rPr>
              <w:t>遡及採点治具</w:t>
            </w:r>
          </w:p>
        </w:tc>
        <w:tc>
          <w:tcPr>
            <w:tcW w:w="1400" w:type="dxa"/>
          </w:tcPr>
          <w:p w14:paraId="0472B549" w14:textId="77777777" w:rsidR="00CB18C8" w:rsidRDefault="00A06A66">
            <w:r>
              <w:rPr>
                <w:sz w:val="18"/>
                <w:szCs w:val="18"/>
              </w:rPr>
              <w:t>register 34件</w:t>
            </w:r>
          </w:p>
        </w:tc>
        <w:tc>
          <w:tcPr>
            <w:tcW w:w="1080" w:type="dxa"/>
          </w:tcPr>
          <w:p w14:paraId="3FA151D0" w14:textId="77777777" w:rsidR="00CB18C8" w:rsidRDefault="00A06A66">
            <w:r>
              <w:rPr>
                <w:sz w:val="18"/>
                <w:szCs w:val="18"/>
              </w:rPr>
              <w:t>採点対象21・コード16 ECO</w:t>
            </w:r>
          </w:p>
        </w:tc>
        <w:tc>
          <w:tcPr>
            <w:tcW w:w="680" w:type="dxa"/>
          </w:tcPr>
          <w:p w14:paraId="2ACC7D6B" w14:textId="77777777" w:rsidR="00CB18C8" w:rsidRDefault="00A06A66">
            <w:r>
              <w:rPr>
                <w:sz w:val="18"/>
                <w:szCs w:val="18"/>
              </w:rPr>
              <w:t>2</w:t>
            </w:r>
          </w:p>
        </w:tc>
      </w:tr>
      <w:tr w:rsidR="00CB18C8" w14:paraId="259C8768" w14:textId="77777777">
        <w:tc>
          <w:tcPr>
            <w:tcW w:w="1240" w:type="dxa"/>
          </w:tcPr>
          <w:p w14:paraId="111838AD" w14:textId="77777777" w:rsidR="00CB18C8" w:rsidRDefault="00A06A66">
            <w:r>
              <w:rPr>
                <w:sz w:val="18"/>
                <w:szCs w:val="18"/>
              </w:rPr>
              <w:t>scale-02</w:t>
            </w:r>
          </w:p>
        </w:tc>
        <w:tc>
          <w:tcPr>
            <w:tcW w:w="800" w:type="dxa"/>
          </w:tcPr>
          <w:p w14:paraId="6942FD6B" w14:textId="77777777" w:rsidR="00CB18C8" w:rsidRDefault="00A06A66">
            <w:r>
              <w:rPr>
                <w:sz w:val="18"/>
                <w:szCs w:val="18"/>
              </w:rPr>
              <w:t>V</w:t>
            </w:r>
          </w:p>
        </w:tc>
        <w:tc>
          <w:tcPr>
            <w:tcW w:w="800" w:type="dxa"/>
          </w:tcPr>
          <w:p w14:paraId="4A00E808" w14:textId="77777777" w:rsidR="00CB18C8" w:rsidRDefault="00A06A66">
            <w:r>
              <w:rPr>
                <w:sz w:val="18"/>
                <w:szCs w:val="18"/>
              </w:rPr>
              <w:t>4</w:t>
            </w:r>
          </w:p>
        </w:tc>
        <w:tc>
          <w:tcPr>
            <w:tcW w:w="1560" w:type="dxa"/>
          </w:tcPr>
          <w:p w14:paraId="1FD265E8" w14:textId="77777777" w:rsidR="00CB18C8" w:rsidRDefault="00A06A66">
            <w:r>
              <w:rPr>
                <w:sz w:val="18"/>
                <w:szCs w:val="18"/>
              </w:rPr>
              <w:t>同(対策後・前向き)</w:t>
            </w:r>
          </w:p>
        </w:tc>
        <w:tc>
          <w:tcPr>
            <w:tcW w:w="1440" w:type="dxa"/>
          </w:tcPr>
          <w:p w14:paraId="659C3771" w14:textId="77777777" w:rsidR="00CB18C8" w:rsidRDefault="00A06A66">
            <w:r>
              <w:rPr>
                <w:sz w:val="18"/>
                <w:szCs w:val="18"/>
              </w:rPr>
              <w:t>fresh工場</w:t>
            </w:r>
          </w:p>
        </w:tc>
        <w:tc>
          <w:tcPr>
            <w:tcW w:w="1400" w:type="dxa"/>
          </w:tcPr>
          <w:p w14:paraId="3507D2CD" w14:textId="77777777" w:rsidR="00CB18C8" w:rsidRDefault="00A06A66">
            <w:r>
              <w:rPr>
                <w:sz w:val="18"/>
                <w:szCs w:val="18"/>
              </w:rPr>
              <w:t>ハブ台帳regime</w:t>
            </w:r>
          </w:p>
        </w:tc>
        <w:tc>
          <w:tcPr>
            <w:tcW w:w="1080" w:type="dxa"/>
          </w:tcPr>
          <w:p w14:paraId="082ED9C5" w14:textId="77777777" w:rsidR="00CB18C8" w:rsidRDefault="00A06A66">
            <w:r>
              <w:rPr>
                <w:sz w:val="18"/>
                <w:szCs w:val="18"/>
              </w:rPr>
            </w:r>
            <w:del w:id="8834" w:author="Claude" w:date="2026-07-10T00:00:00Z">
              <w:r>
                <w:rPr>
                  <w:sz w:val="18"/>
                  <w:szCs w:val="18"/>
                </w:rPr>
                <w:delText>後続ECO(god-VM解体5段+1)</w:delText>
              </w:r>
            </w:del>
            <w:ins w:id="8835" w:author="Claude" w:date="2026-07-10T00:00:00Z">
              <w:r>
                <w:rPr>
                  <w:sz w:val="18"/>
                  <w:szCs w:val="18"/>
                </w:rPr>
                <w:t>god-VM解体5段+ECO-037(under採点対象=第2〜5段の4件)</w:t>
              </w:r>
            </w:ins>
            <w:r>
              <w:rPr>
                <w:sz w:val="18"/>
                <w:szCs w:val="18"/>
              </w:rPr>
              <w:t xml:space="preserve"/>
            </w:r>
          </w:p>
        </w:tc>
        <w:tc>
          <w:tcPr>
            <w:tcW w:w="680" w:type="dxa"/>
          </w:tcPr>
          <w:p w14:paraId="0864FF23" w14:textId="77777777" w:rsidR="00CB18C8" w:rsidRDefault="00A06A66">
            <w:r>
              <w:rPr>
                <w:sz w:val="18"/>
                <w:szCs w:val="18"/>
              </w:rPr>
              <w:t>2</w:t>
            </w:r>
          </w:p>
        </w:tc>
      </w:tr>
      <w:tr w:rsidR="00CB18C8" w14:paraId="70D5D77A" w14:textId="77777777">
        <w:tc>
          <w:tcPr>
            <w:tcW w:w="1240" w:type="dxa"/>
          </w:tcPr>
          <w:p w14:paraId="01036246" w14:textId="77777777" w:rsidR="00CB18C8" w:rsidRDefault="00A06A66">
            <w:r>
              <w:rPr>
                <w:sz w:val="18"/>
                <w:szCs w:val="18"/>
              </w:rPr>
              <w:t>ui-cad</w:t>
            </w:r>
          </w:p>
        </w:tc>
        <w:tc>
          <w:tcPr>
            <w:tcW w:w="800" w:type="dxa"/>
          </w:tcPr>
          <w:p w14:paraId="79DDC176" w14:textId="77777777" w:rsidR="00CB18C8" w:rsidRDefault="00A06A66">
            <w:r>
              <w:rPr>
                <w:sz w:val="18"/>
                <w:szCs w:val="18"/>
              </w:rPr>
              <w:t>VI</w:t>
            </w:r>
          </w:p>
        </w:tc>
        <w:tc>
          <w:tcPr>
            <w:tcW w:w="800" w:type="dxa"/>
          </w:tcPr>
          <w:p w14:paraId="4B53C840" w14:textId="77777777" w:rsidR="00CB18C8" w:rsidRDefault="00A06A66">
            <w:r>
              <w:rPr>
                <w:sz w:val="18"/>
                <w:szCs w:val="18"/>
              </w:rPr>
              <w:t>2</w:t>
            </w:r>
          </w:p>
        </w:tc>
        <w:tc>
          <w:tcPr>
            <w:tcW w:w="1560" w:type="dxa"/>
          </w:tcPr>
          <w:p w14:paraId="68361258" w14:textId="77777777" w:rsidR="00CB18C8" w:rsidRDefault="00A06A66">
            <w:r>
              <w:rPr>
                <w:sz w:val="18"/>
                <w:szCs w:val="18"/>
              </w:rPr>
              <w:t>MoviePad UI</w:t>
            </w:r>
          </w:p>
        </w:tc>
        <w:tc>
          <w:tcPr>
            <w:tcW w:w="1440" w:type="dxa"/>
          </w:tcPr>
          <w:p w14:paraId="7D6AA4AA" w14:textId="77777777" w:rsidR="00CB18C8" w:rsidRDefault="00A06A66">
            <w:r>
              <w:rPr>
                <w:sz w:val="18"/>
                <w:szCs w:val="18"/>
              </w:rPr>
              <w:t>工程分離+治具</w:t>
            </w:r>
          </w:p>
        </w:tc>
        <w:tc>
          <w:tcPr>
            <w:tcW w:w="1400" w:type="dxa"/>
          </w:tcPr>
          <w:p w14:paraId="7F3C00C5" w14:textId="77777777" w:rsidR="00CB18C8" w:rsidRDefault="00A06A66">
            <w:r>
              <w:rPr>
                <w:sz w:val="18"/>
                <w:szCs w:val="18"/>
              </w:rPr>
              <w:t>裁定台帳19件</w:t>
            </w:r>
          </w:p>
        </w:tc>
        <w:tc>
          <w:tcPr>
            <w:tcW w:w="1080" w:type="dxa"/>
          </w:tcPr>
          <w:p w14:paraId="3BF67EE0" w14:textId="77777777" w:rsidR="00CB18C8" w:rsidRDefault="00A06A66">
            <w:r>
              <w:rPr>
                <w:sz w:val="18"/>
                <w:szCs w:val="18"/>
              </w:rPr>
              <w:t>gate GU1〜6</w:t>
            </w:r>
          </w:p>
        </w:tc>
        <w:tc>
          <w:tcPr>
            <w:tcW w:w="680" w:type="dxa"/>
          </w:tcPr>
          <w:p w14:paraId="7A6E3435" w14:textId="77777777" w:rsidR="00CB18C8" w:rsidRDefault="00A06A66">
            <w:r>
              <w:rPr>
                <w:sz w:val="18"/>
                <w:szCs w:val="18"/>
              </w:rPr>
              <w:t>2〜3</w:t>
            </w:r>
          </w:p>
        </w:tc>
      </w:tr>
      <w:tr w:rsidR="00CB18C8" w14:paraId="62D095F8" w14:textId="77777777">
        <w:tc>
          <w:tcPr>
            <w:tcW w:w="1240" w:type="dxa"/>
          </w:tcPr>
          <w:p w14:paraId="56B857D5" w14:textId="77777777" w:rsidR="00CB18C8" w:rsidRDefault="00A06A66">
            <w:r>
              <w:rPr>
                <w:sz w:val="18"/>
                <w:szCs w:val="18"/>
              </w:rPr>
              <w:t>mock検査追補</w:t>
            </w:r>
          </w:p>
        </w:tc>
        <w:tc>
          <w:tcPr>
            <w:tcW w:w="800" w:type="dxa"/>
          </w:tcPr>
          <w:p w14:paraId="790E7199" w14:textId="77777777" w:rsidR="00CB18C8" w:rsidRDefault="00A06A66">
            <w:r>
              <w:rPr>
                <w:sz w:val="18"/>
                <w:szCs w:val="18"/>
              </w:rPr>
              <w:t>VI</w:t>
            </w:r>
          </w:p>
        </w:tc>
        <w:tc>
          <w:tcPr>
            <w:tcW w:w="800" w:type="dxa"/>
          </w:tcPr>
          <w:p w14:paraId="3A28F803" w14:textId="77777777" w:rsidR="00CB18C8" w:rsidRDefault="00A06A66">
            <w:r>
              <w:rPr>
                <w:sz w:val="18"/>
                <w:szCs w:val="18"/>
              </w:rPr>
              <w:t>2</w:t>
            </w:r>
          </w:p>
        </w:tc>
        <w:tc>
          <w:tcPr>
            <w:tcW w:w="1560" w:type="dxa"/>
          </w:tcPr>
          <w:p w14:paraId="50BF67A0" w14:textId="77777777" w:rsidR="00CB18C8" w:rsidRDefault="00A06A66">
            <w:r>
              <w:rPr>
                <w:sz w:val="18"/>
                <w:szCs w:val="18"/>
              </w:rPr>
              <w:t>同モック</w:t>
            </w:r>
          </w:p>
        </w:tc>
        <w:tc>
          <w:tcPr>
            <w:tcW w:w="1440" w:type="dxa"/>
          </w:tcPr>
          <w:p w14:paraId="59F74B7A" w14:textId="77777777" w:rsidR="00CB18C8" w:rsidRDefault="00A06A66">
            <w:r>
              <w:rPr>
                <w:sz w:val="18"/>
                <w:szCs w:val="18"/>
              </w:rPr>
              <w:t>モデル感度測定</w:t>
            </w:r>
          </w:p>
        </w:tc>
        <w:tc>
          <w:tcPr>
            <w:tcW w:w="1400" w:type="dxa"/>
          </w:tcPr>
          <w:p w14:paraId="7F1765CD" w14:textId="77777777" w:rsidR="00CB18C8" w:rsidRDefault="00A06A66">
            <w:r>
              <w:rPr>
                <w:sz w:val="18"/>
                <w:szCs w:val="18"/>
              </w:rPr>
              <w:t>mock-inspect分岐</w:t>
            </w:r>
          </w:p>
        </w:tc>
        <w:tc>
          <w:tcPr>
            <w:tcW w:w="1080" w:type="dxa"/>
          </w:tcPr>
          <w:p w14:paraId="3FA96B8C" w14:textId="77777777" w:rsidR="00CB18C8" w:rsidRDefault="00A06A66">
            <w:r>
              <w:rPr>
                <w:sz w:val="18"/>
                <w:szCs w:val="18"/>
              </w:rPr>
              <w:t>検査項目16</w:t>
            </w:r>
          </w:p>
        </w:tc>
        <w:tc>
          <w:tcPr>
            <w:tcW w:w="680" w:type="dxa"/>
          </w:tcPr>
          <w:p w14:paraId="618FC049" w14:textId="77777777" w:rsidR="00CB18C8" w:rsidRDefault="00A06A66">
            <w:r>
              <w:rPr>
                <w:sz w:val="18"/>
                <w:szCs w:val="18"/>
              </w:rPr>
              <w:t>2</w:t>
            </w:r>
          </w:p>
        </w:tc>
      </w:tr>
      <w:tr w:rsidR="00CB18C8" w14:paraId="29243129" w14:textId="77777777">
        <w:tc>
          <w:tcPr>
            <w:tcW w:w="1240" w:type="dxa"/>
          </w:tcPr>
          <w:p w14:paraId="7716490C" w14:textId="77777777" w:rsidR="00CB18C8" w:rsidRDefault="00A06A66">
            <w:r>
              <w:rPr>
                <w:sz w:val="18"/>
                <w:szCs w:val="18"/>
              </w:rPr>
              <w:t>stage-0(ViewGrid)</w:t>
            </w:r>
          </w:p>
        </w:tc>
        <w:tc>
          <w:tcPr>
            <w:tcW w:w="800" w:type="dxa"/>
          </w:tcPr>
          <w:p w14:paraId="2CFD382A" w14:textId="77777777" w:rsidR="00CB18C8" w:rsidRDefault="00A06A66">
            <w:r>
              <w:rPr>
                <w:sz w:val="18"/>
                <w:szCs w:val="18"/>
              </w:rPr>
              <w:t>VII</w:t>
            </w:r>
          </w:p>
        </w:tc>
        <w:tc>
          <w:tcPr>
            <w:tcW w:w="800" w:type="dxa"/>
          </w:tcPr>
          <w:p w14:paraId="09605ED4" w14:textId="77777777" w:rsidR="00CB18C8" w:rsidRDefault="00A06A66">
            <w:r>
              <w:rPr>
                <w:sz w:val="18"/>
                <w:szCs w:val="18"/>
              </w:rPr>
              <w:t>5</w:t>
            </w:r>
          </w:p>
        </w:tc>
        <w:tc>
          <w:tcPr>
            <w:tcW w:w="1560" w:type="dxa"/>
          </w:tcPr>
          <w:p w14:paraId="5122AE00" w14:textId="77777777" w:rsidR="00CB18C8" w:rsidRDefault="00A06A66">
            <w:r>
              <w:rPr>
                <w:sz w:val="18"/>
                <w:szCs w:val="18"/>
              </w:rPr>
            </w:r>
            <w:del w:id="8836" w:author="Claude" w:date="2026-07-10T00:00:00Z">
              <w:r>
                <w:rPr>
                  <w:sz w:val="18"/>
                  <w:szCs w:val="18"/>
                </w:rPr>
                <w:delText>ViewGrid(108k行)</w:delText>
              </w:r>
            </w:del>
            <w:ins w:id="8837" w:author="Claude" w:date="2026-07-10T00:00:00Z">
              <w:r>
                <w:rPr>
                  <w:sz w:val="18"/>
                  <w:szCs w:val="18"/>
                </w:rPr>
                <w:t>ViewGrid(総行数108k・.cs 245ファイル ― 健診のみ・製造工程は未適用)</w:t>
              </w:r>
            </w:ins>
            <w:r>
              <w:rPr>
                <w:sz w:val="18"/>
                <w:szCs w:val="18"/>
              </w:rPr>
              <w:t xml:space="preserve"/>
            </w:r>
          </w:p>
        </w:tc>
        <w:tc>
          <w:tcPr>
            <w:tcW w:w="1440" w:type="dxa"/>
          </w:tcPr>
          <w:p w14:paraId="3A7A1EAD" w14:textId="77777777" w:rsidR="00CB18C8" w:rsidRDefault="00A06A66">
            <w:r>
              <w:rPr>
                <w:sz w:val="18"/>
                <w:szCs w:val="18"/>
              </w:rPr>
              <w:t>健診治具</w:t>
            </w:r>
          </w:p>
        </w:tc>
        <w:tc>
          <w:tcPr>
            <w:tcW w:w="1400" w:type="dxa"/>
          </w:tcPr>
          <w:p w14:paraId="79F7A32B" w14:textId="77777777" w:rsidR="00CB18C8" w:rsidRDefault="00A06A66">
            <w:r>
              <w:rPr>
                <w:sz w:val="18"/>
                <w:szCs w:val="18"/>
              </w:rPr>
              <w:t>定義凍結(52)</w:t>
            </w:r>
          </w:p>
        </w:tc>
        <w:tc>
          <w:tcPr>
            <w:tcW w:w="1080" w:type="dxa"/>
          </w:tcPr>
          <w:p w14:paraId="2C3B9E09" w14:textId="77777777" w:rsidR="00CB18C8" w:rsidRDefault="00A06A66">
            <w:r>
              <w:rPr>
                <w:sz w:val="18"/>
                <w:szCs w:val="18"/>
              </w:rPr>
              <w:t>298コミット</w:t>
            </w:r>
          </w:p>
        </w:tc>
        <w:tc>
          <w:tcPr>
            <w:tcW w:w="680" w:type="dxa"/>
          </w:tcPr>
          <w:p w14:paraId="062A8B07" w14:textId="77777777" w:rsidR="00CB18C8" w:rsidRDefault="00A06A66">
            <w:r>
              <w:rPr>
                <w:sz w:val="18"/>
                <w:szCs w:val="18"/>
              </w:rPr>
              <w:t>2</w:t>
            </w:r>
          </w:p>
        </w:tc>
      </w:tr>
      <w:tr w:rsidR="00CB18C8" w14:paraId="765F2E1C" w14:textId="77777777">
        <w:tc>
          <w:tcPr>
            <w:tcW w:w="1240" w:type="dxa"/>
          </w:tcPr>
          <w:p w14:paraId="6C7EAC69" w14:textId="77777777" w:rsidR="00CB18C8" w:rsidRDefault="00A06A66">
            <w:r>
              <w:rPr>
                <w:sz w:val="18"/>
                <w:szCs w:val="18"/>
              </w:rPr>
              <w:t>stage0-oss</w:t>
            </w:r>
          </w:p>
        </w:tc>
        <w:tc>
          <w:tcPr>
            <w:tcW w:w="800" w:type="dxa"/>
          </w:tcPr>
          <w:p w14:paraId="52A93307" w14:textId="77777777" w:rsidR="00CB18C8" w:rsidRDefault="00A06A66">
            <w:r>
              <w:rPr>
                <w:sz w:val="18"/>
                <w:szCs w:val="18"/>
              </w:rPr>
              <w:t>VII</w:t>
            </w:r>
          </w:p>
        </w:tc>
        <w:tc>
          <w:tcPr>
            <w:tcW w:w="800" w:type="dxa"/>
          </w:tcPr>
          <w:p w14:paraId="40176930" w14:textId="77777777" w:rsidR="00CB18C8" w:rsidRDefault="00A06A66">
            <w:r>
              <w:rPr>
                <w:sz w:val="18"/>
                <w:szCs w:val="18"/>
              </w:rPr>
              <w:t>5</w:t>
            </w:r>
          </w:p>
        </w:tc>
        <w:tc>
          <w:tcPr>
            <w:tcW w:w="1560" w:type="dxa"/>
          </w:tcPr>
          <w:p w14:paraId="5D2B2184" w14:textId="77777777" w:rsidR="00CB18C8" w:rsidRDefault="00A06A66">
            <w:r>
              <w:rPr>
                <w:sz w:val="18"/>
                <w:szCs w:val="18"/>
              </w:rPr>
              <w:t>jellyfin/gitea/HA core</w:t>
            </w:r>
          </w:p>
        </w:tc>
        <w:tc>
          <w:tcPr>
            <w:tcW w:w="1440" w:type="dxa"/>
          </w:tcPr>
          <w:p w14:paraId="5AB19EF1" w14:textId="77777777" w:rsidR="00CB18C8" w:rsidRDefault="00A06A66">
            <w:r>
              <w:rPr>
                <w:sz w:val="18"/>
                <w:szCs w:val="18"/>
              </w:rPr>
              <w:t>健診治具(事前登録)</w:t>
            </w:r>
          </w:p>
        </w:tc>
        <w:tc>
          <w:tcPr>
            <w:tcW w:w="1400" w:type="dxa"/>
          </w:tcPr>
          <w:p w14:paraId="6B2B6328" w14:textId="77777777" w:rsidR="00CB18C8" w:rsidRDefault="00A06A66">
            <w:r>
              <w:rPr>
                <w:sz w:val="18"/>
                <w:szCs w:val="18"/>
              </w:rPr>
              <w:t>protocol凍結</w:t>
            </w:r>
          </w:p>
        </w:tc>
        <w:tc>
          <w:tcPr>
            <w:tcW w:w="1080" w:type="dxa"/>
          </w:tcPr>
          <w:p w14:paraId="7A87ED0A" w14:textId="77777777" w:rsidR="00CB18C8" w:rsidRDefault="00A06A66">
            <w:r>
              <w:rPr>
                <w:sz w:val="18"/>
                <w:szCs w:val="18"/>
              </w:rPr>
              <w:t>3リポ+較正1</w:t>
            </w:r>
          </w:p>
        </w:tc>
        <w:tc>
          <w:tcPr>
            <w:tcW w:w="680" w:type="dxa"/>
          </w:tcPr>
          <w:p w14:paraId="4B9D8E0C" w14:textId="77777777" w:rsidR="00CB18C8" w:rsidRDefault="00A06A66">
            <w:r>
              <w:rPr>
                <w:sz w:val="18"/>
                <w:szCs w:val="18"/>
              </w:rPr>
              <w:t>1</w:t>
            </w:r>
          </w:p>
        </w:tc>
      </w:tr>
      <w:tr w:rsidR="00CB18C8" w14:paraId="5E83320C" w14:textId="77777777">
        <w:tc>
          <w:tcPr>
            <w:tcW w:w="1240" w:type="dxa"/>
          </w:tcPr>
          <w:p w14:paraId="3C78DA83" w14:textId="77777777" w:rsidR="00CB18C8" w:rsidRDefault="00A06A66">
            <w:r>
              <w:rPr>
                <w:sz w:val="18"/>
                <w:szCs w:val="18"/>
              </w:rPr>
              <w:t>transfer-01〜03</w:t>
            </w:r>
          </w:p>
        </w:tc>
        <w:tc>
          <w:tcPr>
            <w:tcW w:w="800" w:type="dxa"/>
          </w:tcPr>
          <w:p w14:paraId="0363B4A0" w14:textId="77777777" w:rsidR="00CB18C8" w:rsidRDefault="00A06A66">
            <w:r>
              <w:rPr>
                <w:sz w:val="18"/>
                <w:szCs w:val="18"/>
              </w:rPr>
              <w:t>VIII</w:t>
            </w:r>
          </w:p>
        </w:tc>
        <w:tc>
          <w:tcPr>
            <w:tcW w:w="800" w:type="dxa"/>
          </w:tcPr>
          <w:p w14:paraId="23151A38" w14:textId="77777777" w:rsidR="00CB18C8" w:rsidRDefault="00A06A66">
            <w:r>
              <w:rPr>
                <w:sz w:val="18"/>
                <w:szCs w:val="18"/>
              </w:rPr>
              <w:t>6</w:t>
            </w:r>
          </w:p>
        </w:tc>
        <w:tc>
          <w:tcPr>
            <w:tcW w:w="1560" w:type="dxa"/>
          </w:tcPr>
          <w:p w14:paraId="7B9BA3BE" w14:textId="77777777" w:rsidR="00CB18C8" w:rsidRDefault="00A06A66">
            <w:r>
              <w:rPr>
                <w:sz w:val="18"/>
                <w:szCs w:val="18"/>
              </w:rPr>
              <w:t>経費/残業/有給API</w:t>
            </w:r>
          </w:p>
        </w:tc>
        <w:tc>
          <w:tcPr>
            <w:tcW w:w="1440" w:type="dxa"/>
          </w:tcPr>
          <w:p w14:paraId="1CE5A237" w14:textId="77777777" w:rsidR="00CB18C8" w:rsidRDefault="00A06A66">
            <w:r>
              <w:rPr>
                <w:sz w:val="18"/>
                <w:szCs w:val="18"/>
              </w:rPr>
              <w:t>fable-5/sonnet-5/GPT-5.5</w:t>
            </w:r>
          </w:p>
        </w:tc>
        <w:tc>
          <w:tcPr>
            <w:tcW w:w="1400" w:type="dxa"/>
          </w:tcPr>
          <w:p w14:paraId="308CEAED" w14:textId="77777777" w:rsidR="00CB18C8" w:rsidRDefault="00A06A66">
            <w:r>
              <w:rPr>
                <w:sz w:val="18"/>
                <w:szCs w:val="18"/>
              </w:rPr>
              <w:t>kit-v1〜v3タグ</w:t>
            </w:r>
          </w:p>
        </w:tc>
        <w:tc>
          <w:tcPr>
            <w:tcW w:w="1080" w:type="dxa"/>
          </w:tcPr>
          <w:p w14:paraId="291D62DC" w14:textId="77777777" w:rsidR="00CB18C8" w:rsidRDefault="00A06A66">
            <w:r>
              <w:rPr>
                <w:sz w:val="18"/>
                <w:szCs w:val="18"/>
              </w:rPr>
              <w:t>3構成×(一周+ECO)</w:t>
            </w:r>
          </w:p>
        </w:tc>
        <w:tc>
          <w:tcPr>
            <w:tcW w:w="680" w:type="dxa"/>
          </w:tcPr>
          <w:p w14:paraId="676666D0" w14:textId="77777777" w:rsidR="00CB18C8" w:rsidRDefault="00A06A66">
            <w:r>
              <w:rPr>
                <w:sz w:val="18"/>
                <w:szCs w:val="18"/>
              </w:rPr>
              <w:t>1〜2</w:t>
            </w:r>
          </w:p>
        </w:tc>
      </w:tr>
    </w:tbl>
    <w:p w14:paraId="6A23D331" w14:textId="77777777" w:rsidR="00CB18C8" w:rsidRDefault="00A06A66">
      <w:pPr>
        <w:spacing w:before="120" w:after="60"/>
        <w:jc w:val="center"/>
      </w:pPr>
      <w:r>
        <w:rPr>
          <w:sz w:val="18"/>
          <w:szCs w:val="18"/>
        </w:rPr>
        <w:t>表20 実験VIIIの3構成の因子一覧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2400"/>
        <w:gridCol w:w="2400"/>
      </w:tblGrid>
      <w:tr w:rsidR="00CB18C8" w14:paraId="2154065F" w14:textId="77777777">
        <w:trPr>
          <w:tblHeader/>
        </w:trPr>
        <w:tc>
          <w:tcPr>
            <w:tcW w:w="1800" w:type="dxa"/>
          </w:tcPr>
          <w:p w14:paraId="7B6A0106" w14:textId="77777777" w:rsidR="00CB18C8" w:rsidRDefault="00A06A66">
            <w:r>
              <w:rPr>
                <w:b/>
                <w:sz w:val="18"/>
                <w:szCs w:val="18"/>
              </w:rPr>
              <w:t>因子</w:t>
            </w:r>
          </w:p>
        </w:tc>
        <w:tc>
          <w:tcPr>
            <w:tcW w:w="2400" w:type="dxa"/>
          </w:tcPr>
          <w:p w14:paraId="2CB6378B" w14:textId="77777777" w:rsidR="00CB18C8" w:rsidRDefault="00A06A66">
            <w:r>
              <w:rPr>
                <w:b/>
                <w:sz w:val="18"/>
                <w:szCs w:val="18"/>
              </w:rPr>
              <w:t>t1</w:t>
            </w:r>
          </w:p>
        </w:tc>
        <w:tc>
          <w:tcPr>
            <w:tcW w:w="2400" w:type="dxa"/>
          </w:tcPr>
          <w:p w14:paraId="657DACC8" w14:textId="77777777" w:rsidR="00CB18C8" w:rsidRDefault="00A06A66">
            <w:r>
              <w:rPr>
                <w:b/>
                <w:sz w:val="18"/>
                <w:szCs w:val="18"/>
              </w:rPr>
              <w:t>t2</w:t>
            </w:r>
          </w:p>
        </w:tc>
        <w:tc>
          <w:tcPr>
            <w:tcW w:w="2400" w:type="dxa"/>
          </w:tcPr>
          <w:p w14:paraId="215A53F8" w14:textId="77777777" w:rsidR="00CB18C8" w:rsidRDefault="00A06A66">
            <w:r>
              <w:rPr>
                <w:b/>
                <w:sz w:val="18"/>
                <w:szCs w:val="18"/>
              </w:rPr>
              <w:t>t3</w:t>
            </w:r>
          </w:p>
        </w:tc>
      </w:tr>
      <w:tr w:rsidR="00CB18C8" w14:paraId="6251ADEC" w14:textId="77777777">
        <w:tc>
          <w:tcPr>
            <w:tcW w:w="1800" w:type="dxa"/>
          </w:tcPr>
          <w:p w14:paraId="2F85239C" w14:textId="77777777" w:rsidR="00CB18C8" w:rsidRDefault="00A06A66">
            <w:r>
              <w:rPr>
                <w:sz w:val="18"/>
                <w:szCs w:val="18"/>
              </w:rPr>
            </w:r>
            <w:del w:id="8912" w:author="Claude" w:date="2026-07-10T00:00:00Z">
              <w:r>
                <w:rPr>
                  <w:sz w:val="18"/>
                  <w:szCs w:val="18"/>
                </w:rPr>
                <w:delText>モデル・版</w:delText>
              </w:r>
            </w:del>
            <w:ins w:id="8913" w:author="Claude" w:date="2026-07-10T00:00:00Z">
              <w:r>
                <w:rPr>
                  <w:sz w:val="18"/>
                  <w:szCs w:val="18"/>
                </w:rPr>
                <w:t>実行時に記録されたモデルラベル(完全な実行環境識別子ではない)</w:t>
              </w:r>
            </w:ins>
            <w:r>
              <w:rPr>
                <w:sz w:val="18"/>
                <w:szCs w:val="18"/>
              </w:rPr>
              <w:t xml:space="preserve"/>
            </w:r>
          </w:p>
        </w:tc>
        <w:tc>
          <w:tcPr>
            <w:tcW w:w="2400" w:type="dxa"/>
          </w:tcPr>
          <w:p w14:paraId="21B3DAE2" w14:textId="77777777" w:rsidR="00CB18C8" w:rsidRDefault="00A06A66">
            <w:r>
              <w:rPr>
                <w:sz w:val="18"/>
                <w:szCs w:val="18"/>
              </w:rPr>
              <w:t>fable-5</w:t>
            </w:r>
          </w:p>
        </w:tc>
        <w:tc>
          <w:tcPr>
            <w:tcW w:w="2400" w:type="dxa"/>
          </w:tcPr>
          <w:p w14:paraId="0BE0E752" w14:textId="77777777" w:rsidR="00CB18C8" w:rsidRDefault="00A06A66">
            <w:r>
              <w:rPr>
                <w:sz w:val="18"/>
                <w:szCs w:val="18"/>
              </w:rPr>
              <w:t>sonnet-5</w:t>
            </w:r>
          </w:p>
        </w:tc>
        <w:tc>
          <w:tcPr>
            <w:tcW w:w="2400" w:type="dxa"/>
          </w:tcPr>
          <w:p w14:paraId="4E16F8C0" w14:textId="77777777" w:rsidR="00CB18C8" w:rsidRDefault="00A06A66">
            <w:r>
              <w:rPr>
                <w:sz w:val="18"/>
                <w:szCs w:val="18"/>
              </w:rPr>
              <w:t>GPT-5.5</w:t>
            </w:r>
          </w:p>
        </w:tc>
      </w:tr>
      <w:tr w:rsidR="00CB18C8" w14:paraId="09F018DF" w14:textId="77777777">
        <w:tc>
          <w:tcPr>
            <w:tcW w:w="1800" w:type="dxa"/>
          </w:tcPr>
          <w:p w14:paraId="728A1E35" w14:textId="77777777" w:rsidR="00CB18C8" w:rsidRDefault="00A06A66">
            <w:r>
              <w:rPr>
                <w:sz w:val="18"/>
                <w:szCs w:val="18"/>
              </w:rPr>
              <w:t>ベンダー</w:t>
            </w:r>
          </w:p>
        </w:tc>
        <w:tc>
          <w:tcPr>
            <w:tcW w:w="2400" w:type="dxa"/>
          </w:tcPr>
          <w:p w14:paraId="37B5D18A" w14:textId="77777777" w:rsidR="00CB18C8" w:rsidRDefault="00A06A66">
            <w:r>
              <w:rPr>
                <w:sz w:val="18"/>
                <w:szCs w:val="18"/>
              </w:rPr>
              <w:t>Anthropic</w:t>
            </w:r>
          </w:p>
        </w:tc>
        <w:tc>
          <w:tcPr>
            <w:tcW w:w="2400" w:type="dxa"/>
          </w:tcPr>
          <w:p w14:paraId="55345F64" w14:textId="77777777" w:rsidR="00CB18C8" w:rsidRDefault="00A06A66">
            <w:r>
              <w:rPr>
                <w:sz w:val="18"/>
                <w:szCs w:val="18"/>
              </w:rPr>
              <w:t>Anthropic</w:t>
            </w:r>
          </w:p>
        </w:tc>
        <w:tc>
          <w:tcPr>
            <w:tcW w:w="2400" w:type="dxa"/>
          </w:tcPr>
          <w:p w14:paraId="553C6B60" w14:textId="77777777" w:rsidR="00CB18C8" w:rsidRDefault="00A06A66">
            <w:r>
              <w:rPr>
                <w:sz w:val="18"/>
                <w:szCs w:val="18"/>
              </w:rPr>
              <w:t>OpenAI</w:t>
            </w:r>
          </w:p>
        </w:tc>
      </w:tr>
      <w:tr w:rsidR="00CB18C8" w14:paraId="733412FA" w14:textId="77777777">
        <w:tc>
          <w:tcPr>
            <w:tcW w:w="1800" w:type="dxa"/>
          </w:tcPr>
          <w:p w14:paraId="5AF6D211" w14:textId="77777777" w:rsidR="00CB18C8" w:rsidRDefault="00A06A66">
            <w:r>
              <w:rPr>
                <w:sz w:val="18"/>
                <w:szCs w:val="18"/>
              </w:rPr>
              <w:t>ハーネス</w:t>
            </w:r>
          </w:p>
        </w:tc>
        <w:tc>
          <w:tcPr>
            <w:tcW w:w="2400" w:type="dxa"/>
          </w:tcPr>
          <w:p w14:paraId="49E5B2B6" w14:textId="77777777" w:rsidR="00CB18C8" w:rsidRDefault="00A06A66">
            <w:r>
              <w:rPr>
                <w:sz w:val="18"/>
                <w:szCs w:val="18"/>
              </w:rPr>
              <w:t>Claude Code</w:t>
            </w:r>
          </w:p>
        </w:tc>
        <w:tc>
          <w:tcPr>
            <w:tcW w:w="2400" w:type="dxa"/>
          </w:tcPr>
          <w:p w14:paraId="0C05D679" w14:textId="77777777" w:rsidR="00CB18C8" w:rsidRDefault="00A06A66">
            <w:r>
              <w:rPr>
                <w:sz w:val="18"/>
                <w:szCs w:val="18"/>
              </w:rPr>
              <w:t>Claude Code</w:t>
            </w:r>
          </w:p>
        </w:tc>
        <w:tc>
          <w:tcPr>
            <w:tcW w:w="2400" w:type="dxa"/>
          </w:tcPr>
          <w:p w14:paraId="57019814" w14:textId="77777777" w:rsidR="00CB18C8" w:rsidRDefault="00A06A66">
            <w:r>
              <w:rPr>
                <w:sz w:val="18"/>
                <w:szCs w:val="18"/>
              </w:rPr>
              <w:t>Codex CLI</w:t>
            </w:r>
          </w:p>
        </w:tc>
      </w:tr>
      <w:tr w:rsidR="00CB18C8" w14:paraId="51C277F0" w14:textId="77777777">
        <w:tc>
          <w:tcPr>
            <w:tcW w:w="1800" w:type="dxa"/>
          </w:tcPr>
          <w:p w14:paraId="2FC8E740" w14:textId="77777777" w:rsidR="00CB18C8" w:rsidRDefault="00A06A66">
            <w:r>
              <w:rPr>
                <w:sz w:val="18"/>
                <w:szCs w:val="18"/>
              </w:rPr>
              <w:t>題材</w:t>
            </w:r>
          </w:p>
        </w:tc>
        <w:tc>
          <w:tcPr>
            <w:tcW w:w="2400" w:type="dxa"/>
          </w:tcPr>
          <w:p w14:paraId="495C416A" w14:textId="77777777" w:rsidR="00CB18C8" w:rsidRDefault="00A06A66">
            <w:r>
              <w:rPr>
                <w:sz w:val="18"/>
                <w:szCs w:val="18"/>
              </w:rPr>
              <w:t>経費精算API</w:t>
            </w:r>
          </w:p>
        </w:tc>
        <w:tc>
          <w:tcPr>
            <w:tcW w:w="2400" w:type="dxa"/>
          </w:tcPr>
          <w:p w14:paraId="73465E11" w14:textId="77777777" w:rsidR="00CB18C8" w:rsidRDefault="00A06A66">
            <w:r>
              <w:rPr>
                <w:sz w:val="18"/>
                <w:szCs w:val="18"/>
              </w:rPr>
              <w:t>残業申請API</w:t>
            </w:r>
          </w:p>
        </w:tc>
        <w:tc>
          <w:tcPr>
            <w:tcW w:w="2400" w:type="dxa"/>
          </w:tcPr>
          <w:p w14:paraId="6D9394DB" w14:textId="77777777" w:rsidR="00CB18C8" w:rsidRDefault="00A06A66">
            <w:r>
              <w:rPr>
                <w:sz w:val="18"/>
                <w:szCs w:val="18"/>
              </w:rPr>
              <w:t>有給休暇API</w:t>
            </w:r>
          </w:p>
        </w:tc>
      </w:tr>
      <w:tr w:rsidR="00CB18C8" w14:paraId="39AAA123" w14:textId="77777777">
        <w:tc>
          <w:tcPr>
            <w:tcW w:w="1800" w:type="dxa"/>
          </w:tcPr>
          <w:p w14:paraId="2C801F0F" w14:textId="77777777" w:rsidR="00CB18C8" w:rsidRDefault="00A06A66">
            <w:r>
              <w:rPr>
                <w:sz w:val="18"/>
                <w:szCs w:val="18"/>
              </w:rPr>
              <w:t>kitタグ</w:t>
            </w:r>
          </w:p>
        </w:tc>
        <w:tc>
          <w:tcPr>
            <w:tcW w:w="2400" w:type="dxa"/>
          </w:tcPr>
          <w:p w14:paraId="4A34595E" w14:textId="77777777" w:rsidR="00CB18C8" w:rsidRDefault="00A06A66">
            <w:r>
              <w:rPr>
                <w:sz w:val="18"/>
                <w:szCs w:val="18"/>
              </w:rPr>
              <w:t>transfer01-kit-v1</w:t>
            </w:r>
          </w:p>
        </w:tc>
        <w:tc>
          <w:tcPr>
            <w:tcW w:w="2400" w:type="dxa"/>
          </w:tcPr>
          <w:p w14:paraId="55553999" w14:textId="77777777" w:rsidR="00CB18C8" w:rsidRDefault="00A06A66">
            <w:r>
              <w:rPr>
                <w:sz w:val="18"/>
                <w:szCs w:val="18"/>
              </w:rPr>
              <w:t>transfer02-kit-v2</w:t>
            </w:r>
          </w:p>
        </w:tc>
        <w:tc>
          <w:tcPr>
            <w:tcW w:w="2400" w:type="dxa"/>
          </w:tcPr>
          <w:p w14:paraId="418F833D" w14:textId="77777777" w:rsidR="00CB18C8" w:rsidRDefault="00A06A66">
            <w:r>
              <w:rPr>
                <w:sz w:val="18"/>
                <w:szCs w:val="18"/>
              </w:rPr>
              <w:t>transfer03-kit-v3</w:t>
            </w:r>
          </w:p>
        </w:tc>
      </w:tr>
      <w:tr w:rsidR="00CB18C8" w14:paraId="1C6A4B3D" w14:textId="77777777">
        <w:tc>
          <w:tcPr>
            <w:tcW w:w="1800" w:type="dxa"/>
          </w:tcPr>
          <w:p w14:paraId="61F49DB8" w14:textId="77777777" w:rsidR="00CB18C8" w:rsidRDefault="00A06A66">
            <w:r>
              <w:rPr>
                <w:sz w:val="18"/>
                <w:szCs w:val="18"/>
              </w:rPr>
              <w:t>システム指示</w:t>
            </w:r>
          </w:p>
        </w:tc>
        <w:tc>
          <w:tcPr>
            <w:tcW w:w="2400" w:type="dxa"/>
          </w:tcPr>
          <w:p w14:paraId="00538C2A" w14:textId="77777777" w:rsidR="00CB18C8" w:rsidRDefault="00A06A66">
            <w:r>
              <w:rPr>
                <w:sz w:val="18"/>
                <w:szCs w:val="18"/>
              </w:rPr>
              <w:t>ハーネス既定+kit</w:t>
            </w:r>
          </w:p>
        </w:tc>
        <w:tc>
          <w:tcPr>
            <w:tcW w:w="2400" w:type="dxa"/>
          </w:tcPr>
          <w:p w14:paraId="2034E573" w14:textId="77777777" w:rsidR="00CB18C8" w:rsidRDefault="00A06A66">
            <w:r>
              <w:rPr>
                <w:sz w:val="18"/>
                <w:szCs w:val="18"/>
              </w:rPr>
              <w:t>ハーネス既定+kit</w:t>
            </w:r>
          </w:p>
        </w:tc>
        <w:tc>
          <w:tcPr>
            <w:tcW w:w="2400" w:type="dxa"/>
          </w:tcPr>
          <w:p w14:paraId="28533D7A" w14:textId="77777777" w:rsidR="00CB18C8" w:rsidRDefault="00A06A66">
            <w:r>
              <w:rPr>
                <w:sz w:val="18"/>
                <w:szCs w:val="18"/>
              </w:rPr>
              <w:t>ハーネス既定+kit</w:t>
            </w:r>
          </w:p>
        </w:tc>
      </w:tr>
      <w:tr w:rsidR="00CB18C8" w14:paraId="023CC8BE" w14:textId="77777777">
        <w:tc>
          <w:tcPr>
            <w:tcW w:w="1800" w:type="dxa"/>
          </w:tcPr>
          <w:p w14:paraId="34D51570" w14:textId="77777777" w:rsidR="00CB18C8" w:rsidRDefault="00A06A66">
            <w:r>
              <w:rPr>
                <w:sz w:val="18"/>
                <w:szCs w:val="18"/>
              </w:rPr>
              <w:t>ツール権限</w:t>
            </w:r>
          </w:p>
        </w:tc>
        <w:tc>
          <w:tcPr>
            <w:tcW w:w="2400" w:type="dxa"/>
          </w:tcPr>
          <w:p w14:paraId="6DA43EF4" w14:textId="77777777" w:rsidR="00CB18C8" w:rsidRDefault="00A06A66">
            <w:r>
              <w:rPr>
                <w:sz w:val="18"/>
                <w:szCs w:val="18"/>
              </w:rPr>
              <w:t>隔離サブエージェント可</w:t>
            </w:r>
          </w:p>
        </w:tc>
        <w:tc>
          <w:tcPr>
            <w:tcW w:w="2400" w:type="dxa"/>
          </w:tcPr>
          <w:p w14:paraId="51100B9A" w14:textId="77777777" w:rsidR="00CB18C8" w:rsidRDefault="00A06A66">
            <w:r>
              <w:rPr>
                <w:sz w:val="18"/>
                <w:szCs w:val="18"/>
              </w:rPr>
              <w:t>同(削除保護・直接承認ゲート強)</w:t>
            </w:r>
          </w:p>
        </w:tc>
        <w:tc>
          <w:tcPr>
            <w:tcW w:w="2400" w:type="dxa"/>
          </w:tcPr>
          <w:p w14:paraId="6F9A019D" w14:textId="77777777" w:rsidR="00CB18C8" w:rsidRDefault="00A06A66">
            <w:r>
              <w:rPr>
                <w:sz w:val="18"/>
                <w:szCs w:val="18"/>
              </w:rPr>
              <w:t>隔離サブエージェント不可(縮退裁定)</w:t>
            </w:r>
          </w:p>
        </w:tc>
      </w:tr>
      <w:tr w:rsidR="00CB18C8" w14:paraId="27EE6903" w14:textId="77777777">
        <w:tc>
          <w:tcPr>
            <w:tcW w:w="1800" w:type="dxa"/>
          </w:tcPr>
          <w:p w14:paraId="70EDD94B" w14:textId="77777777" w:rsidR="00CB18C8" w:rsidRDefault="00A06A66">
            <w:r>
              <w:rPr>
                <w:sz w:val="18"/>
                <w:szCs w:val="18"/>
              </w:rPr>
              <w:t>顧客往復数</w:t>
            </w:r>
          </w:p>
        </w:tc>
        <w:tc>
          <w:tcPr>
            <w:tcW w:w="2400" w:type="dxa"/>
          </w:tcPr>
          <w:p w14:paraId="6FB5FBE5" w14:textId="77777777" w:rsidR="00CB18C8" w:rsidRDefault="00A06A66">
            <w:r>
              <w:rPr>
                <w:sz w:val="18"/>
                <w:szCs w:val="18"/>
              </w:rPr>
              <w:t>8交信・21裁定</w:t>
            </w:r>
          </w:p>
        </w:tc>
        <w:tc>
          <w:tcPr>
            <w:tcW w:w="2400" w:type="dxa"/>
          </w:tcPr>
          <w:p w14:paraId="338D7575" w14:textId="77777777" w:rsidR="00CB18C8" w:rsidRDefault="00A06A66">
            <w:r>
              <w:rPr>
                <w:sz w:val="18"/>
                <w:szCs w:val="18"/>
              </w:rPr>
              <w:t>14交信・20裁定</w:t>
            </w:r>
          </w:p>
        </w:tc>
        <w:tc>
          <w:tcPr>
            <w:tcW w:w="2400" w:type="dxa"/>
          </w:tcPr>
          <w:p w14:paraId="54DFC752" w14:textId="77777777" w:rsidR="00CB18C8" w:rsidRDefault="00A06A66">
            <w:r>
              <w:rPr>
                <w:sz w:val="18"/>
                <w:szCs w:val="18"/>
              </w:rPr>
              <w:t>5交信・初回12問一括</w:t>
            </w:r>
          </w:p>
        </w:tc>
      </w:tr>
      <w:tr w:rsidR="00CB18C8" w14:paraId="4CF6314B" w14:textId="77777777">
        <w:tc>
          <w:tcPr>
            <w:tcW w:w="1800" w:type="dxa"/>
          </w:tcPr>
          <w:p w14:paraId="003F51DD" w14:textId="77777777" w:rsidR="00CB18C8" w:rsidRDefault="00A06A66">
            <w:r>
              <w:rPr>
                <w:sz w:val="18"/>
                <w:szCs w:val="18"/>
              </w:rPr>
              <w:t>最終受入結果</w:t>
            </w:r>
          </w:p>
        </w:tc>
        <w:tc>
          <w:tcPr>
            <w:tcW w:w="2400" w:type="dxa"/>
          </w:tcPr>
          <w:p w14:paraId="1834407D" w14:textId="77777777" w:rsidR="00CB18C8" w:rsidRDefault="00A06A66">
            <w:r>
              <w:rPr>
                <w:sz w:val="18"/>
                <w:szCs w:val="18"/>
              </w:rPr>
              <w:t>golden承認・ECO1件クローズ</w:t>
            </w:r>
          </w:p>
        </w:tc>
        <w:tc>
          <w:tcPr>
            <w:tcW w:w="2400" w:type="dxa"/>
          </w:tcPr>
          <w:p w14:paraId="279AAD8A" w14:textId="77777777" w:rsidR="00CB18C8" w:rsidRDefault="00A06A66">
            <w:r>
              <w:rPr>
                <w:sz w:val="18"/>
                <w:szCs w:val="18"/>
              </w:rPr>
              <w:t>golden承認(under1正直採点)・ECO1件クローズ</w:t>
            </w:r>
          </w:p>
        </w:tc>
        <w:tc>
          <w:tcPr>
            <w:tcW w:w="2400" w:type="dxa"/>
          </w:tcPr>
          <w:p w14:paraId="74005CD4" w14:textId="77777777" w:rsidR="00CB18C8" w:rsidRDefault="00A06A66">
            <w:r>
              <w:rPr>
                <w:sz w:val="18"/>
                <w:szCs w:val="18"/>
              </w:rPr>
              <w:t>受入承認・ECO2件クローズ</w:t>
            </w:r>
          </w:p>
        </w:tc>
      </w:tr>
      <w:tr>
        <w:trPr>
          <w:ins w:id="8859" w:author="Claude" w:date="2026-07-10T00:00:00Z"/>
        </w:trPr>
        <w:tc>
          <w:tcPr>
            <w:tcW w:w="1800" w:type="dxa"/>
          </w:tcPr>
          <w:p>
            <w:pPr>
              <w:rPr>
                <w:ins w:id="8851" w:author="Claude" w:date="2026-07-10T00:00:00Z"/>
              </w:rPr>
            </w:pPr>
            <w:ins w:id="8852" w:author="Claude" w:date="2026-07-10T00:00:00Z">
              <w:r>
                <w:rPr>
                  <w:sz w:val="18"/>
                  <w:szCs w:val="18"/>
                </w:rPr>
                <w:t xml:space="preserve">実行日</w:t>
              </w:r>
            </w:ins>
          </w:p>
        </w:tc>
        <w:tc>
          <w:tcPr>
            <w:tcW w:w="2400" w:type="dxa"/>
          </w:tcPr>
          <w:p>
            <w:pPr>
              <w:rPr>
                <w:ins w:id="8853" w:author="Claude" w:date="2026-07-10T00:00:00Z"/>
              </w:rPr>
            </w:pPr>
            <w:ins w:id="8854" w:author="Claude" w:date="2026-07-10T00:00:00Z">
              <w:r>
                <w:rPr>
                  <w:sz w:val="18"/>
                  <w:szCs w:val="18"/>
                </w:rPr>
                <w:t xml:space="preserve">2026-07-08〜09</w:t>
              </w:r>
            </w:ins>
          </w:p>
        </w:tc>
        <w:tc>
          <w:tcPr>
            <w:tcW w:w="2400" w:type="dxa"/>
          </w:tcPr>
          <w:p>
            <w:pPr>
              <w:rPr>
                <w:ins w:id="8855" w:author="Claude" w:date="2026-07-10T00:00:00Z"/>
              </w:rPr>
            </w:pPr>
            <w:ins w:id="8856" w:author="Claude" w:date="2026-07-10T00:00:00Z">
              <w:r>
                <w:rPr>
                  <w:sz w:val="18"/>
                  <w:szCs w:val="18"/>
                </w:rPr>
                <w:t xml:space="preserve">2026-07-09</w:t>
              </w:r>
            </w:ins>
          </w:p>
        </w:tc>
        <w:tc>
          <w:tcPr>
            <w:tcW w:w="2400" w:type="dxa"/>
          </w:tcPr>
          <w:p>
            <w:pPr>
              <w:rPr>
                <w:ins w:id="8857" w:author="Claude" w:date="2026-07-10T00:00:00Z"/>
              </w:rPr>
            </w:pPr>
            <w:ins w:id="8858" w:author="Claude" w:date="2026-07-10T00:00:00Z">
              <w:r>
                <w:rPr>
                  <w:sz w:val="18"/>
                  <w:szCs w:val="18"/>
                </w:rPr>
                <w:t xml:space="preserve">2026-07-09</w:t>
              </w:r>
            </w:ins>
          </w:p>
        </w:tc>
      </w:tr>
      <w:tr>
        <w:trPr>
          <w:ins w:id="8868" w:author="Claude" w:date="2026-07-10T00:00:00Z"/>
        </w:trPr>
        <w:tc>
          <w:tcPr>
            <w:tcW w:w="1800" w:type="dxa"/>
          </w:tcPr>
          <w:p>
            <w:pPr>
              <w:rPr>
                <w:ins w:id="8860" w:author="Claude" w:date="2026-07-10T00:00:00Z"/>
              </w:rPr>
            </w:pPr>
            <w:ins w:id="8861" w:author="Claude" w:date="2026-07-10T00:00:00Z">
              <w:r>
                <w:rPr>
                  <w:sz w:val="18"/>
                  <w:szCs w:val="18"/>
                </w:rPr>
                <w:t xml:space="preserve">一次記録の所在</w:t>
              </w:r>
            </w:ins>
          </w:p>
        </w:tc>
        <w:tc>
          <w:tcPr>
            <w:tcW w:w="2400" w:type="dxa"/>
          </w:tcPr>
          <w:p>
            <w:pPr>
              <w:rPr>
                <w:ins w:id="8862" w:author="Claude" w:date="2026-07-10T00:00:00Z"/>
              </w:rPr>
            </w:pPr>
            <w:ins w:id="8863" w:author="Claude" w:date="2026-07-10T00:00:00Z">
              <w:r>
                <w:rPr>
                  <w:sz w:val="18"/>
                  <w:szCs w:val="18"/>
                </w:rPr>
                <w:t xml:space="preserve">BomDD loops/transfer-01/</w:t>
              </w:r>
            </w:ins>
          </w:p>
        </w:tc>
        <w:tc>
          <w:tcPr>
            <w:tcW w:w="2400" w:type="dxa"/>
          </w:tcPr>
          <w:p>
            <w:pPr>
              <w:rPr>
                <w:ins w:id="8864" w:author="Claude" w:date="2026-07-10T00:00:00Z"/>
              </w:rPr>
            </w:pPr>
            <w:ins w:id="8865" w:author="Claude" w:date="2026-07-10T00:00:00Z">
              <w:r>
                <w:rPr>
                  <w:sz w:val="18"/>
                  <w:szCs w:val="18"/>
                </w:rPr>
                <w:t xml:space="preserve">BomDD loops/transfer-02/</w:t>
              </w:r>
            </w:ins>
          </w:p>
        </w:tc>
        <w:tc>
          <w:tcPr>
            <w:tcW w:w="2400" w:type="dxa"/>
          </w:tcPr>
          <w:p>
            <w:pPr>
              <w:rPr>
                <w:ins w:id="8866" w:author="Claude" w:date="2026-07-10T00:00:00Z"/>
              </w:rPr>
            </w:pPr>
            <w:ins w:id="8867" w:author="Claude" w:date="2026-07-10T00:00:00Z">
              <w:r>
                <w:rPr>
                  <w:sz w:val="18"/>
                  <w:szCs w:val="18"/>
                </w:rPr>
                <w:t xml:space="preserve">BomDD loops/transfer-03/</w:t>
              </w:r>
            </w:ins>
          </w:p>
        </w:tc>
      </w:tr>
    </w:tbl>
    <w:p>
      <w:pPr>
        <w:rPr>
          <w:ins w:id="8869" w:author="Claude" w:date="2026-07-10T00:00:00Z"/>
        </w:rPr>
      </w:pPr>
      <w:ins w:id="8870" w:author="Claude" w:date="2026-07-10T00:00:00Z">
        <w:r>
          <w:t xml:space="preserve">実行主体のモデル識別子は各ラウンドの as-built 記載(一次記録)による。ハーネスCLIの版数・推論設定(温度等)は当時記録しておらず、後日の監査単位としての不足を限界として明示する ― 以後のラウンドでは工数の timing 様式とともに記録する。</w:t>
        </w:r>
      </w:ins>
    </w:p>
    <w:p w14:paraId="1BCDE2E4" w14:textId="77777777" w:rsidR="00CB18C8" w:rsidRDefault="00A06A66">
      <w:pPr>
        <w:spacing w:before="120" w:after="60"/>
        <w:jc w:val="center"/>
      </w:pPr>
      <w:r>
        <w:rPr>
          <w:sz w:val="18"/>
          <w:szCs w:val="18"/>
        </w:rPr>
        <w:t>表21 顧客裁定(customer_ruling)の集計と発生段階</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500"/>
        <w:gridCol w:w="3000"/>
        <w:gridCol w:w="3300"/>
      </w:tblGrid>
      <w:tr w:rsidR="00CB18C8" w14:paraId="650816DE" w14:textId="77777777">
        <w:trPr>
          <w:tblHeader/>
        </w:trPr>
        <w:tc>
          <w:tcPr>
            <w:tcW w:w="1200" w:type="dxa"/>
          </w:tcPr>
          <w:p w14:paraId="4485F3BC" w14:textId="77777777" w:rsidR="00CB18C8" w:rsidRDefault="00A06A66">
            <w:r>
              <w:rPr>
                <w:b/>
                <w:sz w:val="18"/>
                <w:szCs w:val="18"/>
              </w:rPr>
              <w:lastRenderedPageBreak/>
              <w:t>ラウンド</w:t>
            </w:r>
          </w:p>
        </w:tc>
        <w:tc>
          <w:tcPr>
            <w:tcW w:w="1500" w:type="dxa"/>
          </w:tcPr>
          <w:p w14:paraId="61E441E5" w14:textId="77777777" w:rsidR="00CB18C8" w:rsidRDefault="00A06A66">
            <w:r>
              <w:rPr>
                <w:b/>
                <w:sz w:val="18"/>
                <w:szCs w:val="18"/>
              </w:rPr>
              <w:t>裁定件数</w:t>
            </w:r>
          </w:p>
        </w:tc>
        <w:tc>
          <w:tcPr>
            <w:tcW w:w="3000" w:type="dxa"/>
          </w:tcPr>
          <w:p w14:paraId="0CC0DCCA" w14:textId="77777777" w:rsidR="00CB18C8" w:rsidRDefault="00A06A66">
            <w:r>
              <w:rPr>
                <w:b/>
                <w:sz w:val="18"/>
                <w:szCs w:val="18"/>
              </w:rPr>
              <w:t>主な発生段階</w:t>
            </w:r>
          </w:p>
        </w:tc>
        <w:tc>
          <w:tcPr>
            <w:tcW w:w="3300" w:type="dxa"/>
          </w:tcPr>
          <w:p w14:paraId="5DE2E8C1" w14:textId="77777777" w:rsidR="00CB18C8" w:rsidRDefault="00A06A66">
            <w:r>
              <w:rPr>
                <w:b/>
                <w:sz w:val="18"/>
                <w:szCs w:val="18"/>
              </w:rPr>
              <w:t>受入確認の起点(成功の帰属に関わる注記)</w:t>
            </w:r>
          </w:p>
        </w:tc>
      </w:tr>
      <w:tr w:rsidR="00CB18C8" w14:paraId="6AE34615" w14:textId="77777777">
        <w:tc>
          <w:tcPr>
            <w:tcW w:w="1200" w:type="dxa"/>
          </w:tcPr>
          <w:p w14:paraId="02622BED" w14:textId="77777777" w:rsidR="00CB18C8" w:rsidRDefault="00A06A66">
            <w:r>
              <w:rPr>
                <w:sz w:val="18"/>
                <w:szCs w:val="18"/>
              </w:rPr>
              <w:t>t1</w:t>
            </w:r>
          </w:p>
        </w:tc>
        <w:tc>
          <w:tcPr>
            <w:tcW w:w="1500" w:type="dxa"/>
          </w:tcPr>
          <w:p w14:paraId="0B3BDE72" w14:textId="77777777" w:rsidR="00CB18C8" w:rsidRDefault="00A06A66">
            <w:r>
              <w:rPr>
                <w:sz w:val="18"/>
                <w:szCs w:val="18"/>
              </w:rPr>
              <w:t>21件(8交信)</w:t>
            </w:r>
          </w:p>
        </w:tc>
        <w:tc>
          <w:tcPr>
            <w:tcW w:w="3000" w:type="dxa"/>
          </w:tcPr>
          <w:p w14:paraId="12D16980" w14:textId="77777777" w:rsidR="00CB18C8" w:rsidRDefault="00A06A66">
            <w:r>
              <w:rPr>
                <w:sz w:val="18"/>
                <w:szCs w:val="18"/>
              </w:rPr>
              <w:t>ブレスト(要求獲得)に集中・ECO裁定</w:t>
            </w:r>
          </w:p>
        </w:tc>
        <w:tc>
          <w:tcPr>
            <w:tcW w:w="3300" w:type="dxa"/>
          </w:tcPr>
          <w:p w14:paraId="06C912CF" w14:textId="77777777" w:rsidR="00CB18C8" w:rsidRDefault="00A06A66">
            <w:r>
              <w:rPr>
                <w:sz w:val="18"/>
                <w:szCs w:val="18"/>
              </w:rPr>
              <w:t>担当者の自発(見どころ付きサンプル提示)</w:t>
            </w:r>
          </w:p>
        </w:tc>
      </w:tr>
      <w:tr w:rsidR="00CB18C8" w14:paraId="1520C783" w14:textId="77777777">
        <w:tc>
          <w:tcPr>
            <w:tcW w:w="1200" w:type="dxa"/>
          </w:tcPr>
          <w:p w14:paraId="2C0482A3" w14:textId="77777777" w:rsidR="00CB18C8" w:rsidRDefault="00A06A66">
            <w:r>
              <w:rPr>
                <w:sz w:val="18"/>
                <w:szCs w:val="18"/>
              </w:rPr>
              <w:t>t2</w:t>
            </w:r>
          </w:p>
        </w:tc>
        <w:tc>
          <w:tcPr>
            <w:tcW w:w="1500" w:type="dxa"/>
          </w:tcPr>
          <w:p w14:paraId="441471C5" w14:textId="77777777" w:rsidR="00CB18C8" w:rsidRDefault="00A06A66">
            <w:r>
              <w:rPr>
                <w:sz w:val="18"/>
                <w:szCs w:val="18"/>
              </w:rPr>
              <w:t>20件(14交信・選択式5ラウンド)</w:t>
            </w:r>
          </w:p>
        </w:tc>
        <w:tc>
          <w:tcPr>
            <w:tcW w:w="3000" w:type="dxa"/>
          </w:tcPr>
          <w:p w14:paraId="5F5D6223" w14:textId="77777777" w:rsidR="00CB18C8" w:rsidRDefault="00A06A66">
            <w:r>
              <w:rPr>
                <w:sz w:val="18"/>
                <w:szCs w:val="18"/>
              </w:rPr>
              <w:t>要求獲得+フェーズ境界ゲート+ECO裁定4件</w:t>
            </w:r>
          </w:p>
        </w:tc>
        <w:tc>
          <w:tcPr>
            <w:tcW w:w="3300" w:type="dxa"/>
          </w:tcPr>
          <w:p w14:paraId="1C8AD52C" w14:textId="77777777" w:rsidR="00CB18C8" w:rsidRDefault="00A06A66">
            <w:r>
              <w:rPr>
                <w:sz w:val="18"/>
                <w:szCs w:val="18"/>
              </w:rPr>
              <w:t>顧客の一押しで開始(操舵として介入台帳に正直記録)</w:t>
            </w:r>
          </w:p>
        </w:tc>
      </w:tr>
      <w:tr w:rsidR="00CB18C8" w14:paraId="31AA9F79" w14:textId="77777777">
        <w:tc>
          <w:tcPr>
            <w:tcW w:w="1200" w:type="dxa"/>
          </w:tcPr>
          <w:p w14:paraId="2592ADDB" w14:textId="77777777" w:rsidR="00CB18C8" w:rsidRDefault="00A06A66">
            <w:r>
              <w:rPr>
                <w:sz w:val="18"/>
                <w:szCs w:val="18"/>
              </w:rPr>
              <w:t>t3</w:t>
            </w:r>
          </w:p>
        </w:tc>
        <w:tc>
          <w:tcPr>
            <w:tcW w:w="1500" w:type="dxa"/>
          </w:tcPr>
          <w:p w14:paraId="0724660E" w14:textId="77777777" w:rsidR="00CB18C8" w:rsidRDefault="00A06A66">
            <w:r>
              <w:rPr>
                <w:sz w:val="18"/>
                <w:szCs w:val="18"/>
              </w:rPr>
              <w:t>12問+指摘対応(5交信)</w:t>
            </w:r>
          </w:p>
        </w:tc>
        <w:tc>
          <w:tcPr>
            <w:tcW w:w="3000" w:type="dxa"/>
          </w:tcPr>
          <w:p w14:paraId="1A6BE31B" w14:textId="77777777" w:rsidR="00CB18C8" w:rsidRDefault="00A06A66">
            <w:r>
              <w:rPr>
                <w:sz w:val="18"/>
                <w:szCs w:val="18"/>
              </w:rPr>
              <w:t>初回一括質問に圧縮・納品後ECO</w:t>
            </w:r>
          </w:p>
        </w:tc>
        <w:tc>
          <w:tcPr>
            <w:tcW w:w="3300" w:type="dxa"/>
          </w:tcPr>
          <w:p w14:paraId="37F4493E" w14:textId="77777777" w:rsidR="00CB18C8" w:rsidRDefault="00A06A66">
            <w:r>
              <w:rPr>
                <w:sz w:val="18"/>
                <w:szCs w:val="18"/>
              </w:rPr>
              <w:t>顧客起点(遅延シード投入に伴う)</w:t>
            </w:r>
          </w:p>
        </w:tc>
      </w:tr>
    </w:tbl>
    <w:p w14:paraId="79B4B786" w14:textId="77777777" w:rsidR="00CB18C8" w:rsidRDefault="00A06A66">
      <w:r>
        <w:t>採点・介入台帳・事前予測の一次記録は公開リポジトリ BomDD の loops/transfer-01〜03/ に、kitはタグとして凍結されている。</w:t>
      </w:r>
    </w:p>
    <w:p w14:paraId="24F19654" w14:textId="77777777" w:rsidR="00CB18C8" w:rsidRDefault="00A06A66">
      <w:pPr>
        <w:spacing w:before="120" w:after="60"/>
        <w:jc w:val="center"/>
      </w:pPr>
      <w:r>
        <w:rPr>
          <w:sz w:val="18"/>
          <w:szCs w:val="18"/>
        </w:rPr>
      </w:r>
      <w:del w:id="8914" w:author="Claude" w:date="2026-07-10T00:00:00Z">
        <w:r>
          <w:rPr>
            <w:sz w:val="18"/>
            <w:szCs w:val="18"/>
          </w:rPr>
          <w:delText>表22 ずる12件の層別分類(第一評価者=設計者。判定規則は公開リポジトリ loops/cheat-reclassification-01/protocol.md に凍結 ― 第二評価者による独立分類を実施中・一致率と裁定記録は再査読稿で報告)</w:delText>
        </w:r>
      </w:del>
      <w:ins w:id="8915" w:author="Claude" w:date="2026-07-10T00:00:00Z">
        <w:r>
          <w:rPr>
            <w:sz w:val="18"/>
            <w:szCs w:val="18"/>
          </w:rPr>
          <w:t>表22 ずる12件の層別分類 ― 詳細監査表(第一分類=設計者。判定規則は公開リポジトリ loops/cheat-reclassification-01/protocol.md に凍結。外部AI査読者による確認的再判定=軸A・軸Bとも12/12一致・κ=1.000 ― ただし盲検条件未達につき記述統計として扱う。正式な盲検独立評価は分類誘導語を除去した再設計パケットで実施予定)</w:t>
        </w:r>
      </w:ins>
      <w:r>
        <w:rPr>
          <w:sz w:val="18"/>
          <w:szCs w:val="18"/>
        </w:rPr>
        <w:t xml:space="preserv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500"/>
        <w:gridCol w:w="700"/>
        <w:gridCol w:w="2400"/>
        <w:gridCol w:w="3700"/>
      </w:tblGrid>
      <w:tr w:rsidR="00CB18C8" w14:paraId="7460FADC" w14:textId="77777777">
        <w:trPr>
          <w:tblHeader/>
        </w:trPr>
        <w:tc>
          <w:tcPr>
            <w:tcW w:w="700" w:type="dxa"/>
          </w:tcPr>
          <w:p w14:paraId="6320D7B9" w14:textId="77777777" w:rsidR="00CB18C8" w:rsidRDefault="00A06A66">
            <w:r>
              <w:rPr>
                <w:b/>
                <w:sz w:val="18"/>
                <w:szCs w:val="18"/>
              </w:rPr>
              <w:t>ID</w:t>
            </w:r>
          </w:p>
        </w:tc>
        <w:tc>
          <w:tcPr>
            <w:tcW w:w="1500" w:type="dxa"/>
          </w:tcPr>
          <w:p w14:paraId="7E00D1C9" w14:textId="77777777" w:rsidR="00CB18C8" w:rsidRDefault="00A06A66">
            <w:r>
              <w:rPr>
                <w:b/>
                <w:sz w:val="18"/>
                <w:szCs w:val="18"/>
              </w:rPr>
              <w:t>発現位置</w:t>
            </w:r>
          </w:p>
        </w:tc>
        <w:tc>
          <w:tcPr>
            <w:tcW w:w="700" w:type="dxa"/>
          </w:tcPr>
          <w:p w14:paraId="007CF659" w14:textId="77777777" w:rsidR="00CB18C8" w:rsidRDefault="00A06A66">
            <w:r>
              <w:rPr>
                <w:b/>
                <w:sz w:val="18"/>
                <w:szCs w:val="18"/>
              </w:rPr>
              <w:t>原因</w:t>
            </w:r>
          </w:p>
        </w:tc>
        <w:tc>
          <w:tcPr>
            <w:tcW w:w="2400" w:type="dxa"/>
          </w:tcPr>
          <w:p w14:paraId="55035E37" w14:textId="77777777" w:rsidR="00CB18C8" w:rsidRDefault="00A06A66">
            <w:r>
              <w:rPr>
                <w:b/>
                <w:sz w:val="18"/>
                <w:szCs w:val="18"/>
              </w:rPr>
              <w:t>修正した層</w:t>
            </w:r>
          </w:p>
        </w:tc>
        <w:tc>
          <w:tcPr>
            <w:tcW w:w="3700" w:type="dxa"/>
          </w:tcPr>
          <w:p w14:paraId="7D42526C" w14:textId="77777777" w:rsidR="00CB18C8" w:rsidRDefault="00A06A66">
            <w:r>
              <w:rPr>
                <w:b/>
                <w:sz w:val="18"/>
                <w:szCs w:val="18"/>
              </w:rPr>
              <w:t>判定根拠(1行)</w:t>
            </w:r>
          </w:p>
        </w:tc>
      </w:tr>
      <w:tr w:rsidR="00CB18C8" w14:paraId="651E044D" w14:textId="77777777">
        <w:tc>
          <w:tcPr>
            <w:tcW w:w="700" w:type="dxa"/>
          </w:tcPr>
          <w:p w14:paraId="4784AD0D" w14:textId="77777777" w:rsidR="00CB18C8" w:rsidRDefault="00A06A66">
            <w:r>
              <w:rPr>
                <w:sz w:val="18"/>
                <w:szCs w:val="18"/>
              </w:rPr>
              <w:t>001</w:t>
            </w:r>
          </w:p>
        </w:tc>
        <w:tc>
          <w:tcPr>
            <w:tcW w:w="1500" w:type="dxa"/>
          </w:tcPr>
          <w:p w14:paraId="47EFB18D" w14:textId="77777777" w:rsidR="00CB18C8" w:rsidRDefault="00A06A66">
            <w:r>
              <w:rPr>
                <w:sz w:val="18"/>
                <w:szCs w:val="18"/>
              </w:rPr>
              <w:t>process</w:t>
            </w:r>
          </w:p>
        </w:tc>
        <w:tc>
          <w:tcPr>
            <w:tcW w:w="700" w:type="dxa"/>
          </w:tcPr>
          <w:p w14:paraId="517B424B" w14:textId="77777777" w:rsidR="00CB18C8" w:rsidRDefault="00A06A66">
            <w:r>
              <w:rPr>
                <w:sz w:val="18"/>
                <w:szCs w:val="18"/>
              </w:rPr>
              <w:t>C3</w:t>
            </w:r>
          </w:p>
        </w:tc>
        <w:tc>
          <w:tcPr>
            <w:tcW w:w="2400" w:type="dxa"/>
          </w:tcPr>
          <w:p w14:paraId="00AB0972" w14:textId="77777777" w:rsidR="00CB18C8" w:rsidRDefault="00A06A66">
            <w:r>
              <w:rPr>
                <w:sz w:val="18"/>
                <w:szCs w:val="18"/>
              </w:rPr>
              <w:t>工程(Loop7でリバース工程を形式化)</w:t>
            </w:r>
          </w:p>
        </w:tc>
        <w:tc>
          <w:tcPr>
            <w:tcW w:w="3700" w:type="dxa"/>
          </w:tcPr>
          <w:p w14:paraId="3C9617DB" w14:textId="77777777" w:rsidR="00CB18C8" w:rsidRDefault="00A06A66">
            <w:r>
              <w:rPr>
                <w:sz w:val="18"/>
                <w:szCs w:val="18"/>
              </w:rPr>
              <w:t>手法に工程が存在しなかった</w:t>
            </w:r>
          </w:p>
        </w:tc>
      </w:tr>
      <w:tr w:rsidR="00CB18C8" w14:paraId="5ACB8091" w14:textId="77777777">
        <w:tc>
          <w:tcPr>
            <w:tcW w:w="700" w:type="dxa"/>
          </w:tcPr>
          <w:p w14:paraId="4B97D7D0" w14:textId="77777777" w:rsidR="00CB18C8" w:rsidRDefault="00A06A66">
            <w:r>
              <w:rPr>
                <w:sz w:val="18"/>
                <w:szCs w:val="18"/>
              </w:rPr>
              <w:t>002</w:t>
            </w:r>
          </w:p>
        </w:tc>
        <w:tc>
          <w:tcPr>
            <w:tcW w:w="1500" w:type="dxa"/>
          </w:tcPr>
          <w:p w14:paraId="1B3F183D" w14:textId="77777777" w:rsidR="00CB18C8" w:rsidRDefault="00A06A66">
            <w:r>
              <w:rPr>
                <w:sz w:val="18"/>
                <w:szCs w:val="18"/>
              </w:rPr>
              <w:t>bom-metamodel</w:t>
            </w:r>
          </w:p>
        </w:tc>
        <w:tc>
          <w:tcPr>
            <w:tcW w:w="700" w:type="dxa"/>
          </w:tcPr>
          <w:p w14:paraId="5E918F2F" w14:textId="77777777" w:rsidR="00CB18C8" w:rsidRDefault="00A06A66">
            <w:r>
              <w:rPr>
                <w:sz w:val="18"/>
                <w:szCs w:val="18"/>
              </w:rPr>
              <w:t>C5</w:t>
            </w:r>
          </w:p>
        </w:tc>
        <w:tc>
          <w:tcPr>
            <w:tcW w:w="2400" w:type="dxa"/>
          </w:tcPr>
          <w:p w14:paraId="112EF2AA" w14:textId="77777777" w:rsidR="00CB18C8" w:rsidRDefault="00A06A66">
            <w:r>
              <w:rPr>
                <w:sz w:val="18"/>
                <w:szCs w:val="18"/>
              </w:rPr>
              <w:t>BOM表現(グラフ化)</w:t>
            </w:r>
          </w:p>
        </w:tc>
        <w:tc>
          <w:tcPr>
            <w:tcW w:w="3700" w:type="dxa"/>
          </w:tcPr>
          <w:p w14:paraId="51202F82" w14:textId="77777777" w:rsidR="00CB18C8" w:rsidRDefault="00A06A66">
            <w:r>
              <w:rPr>
                <w:sz w:val="18"/>
                <w:szCs w:val="18"/>
              </w:rPr>
              <w:t>木構造という表現力の不足</w:t>
            </w:r>
          </w:p>
        </w:tc>
      </w:tr>
      <w:tr w:rsidR="00CB18C8" w14:paraId="2294746A" w14:textId="77777777">
        <w:tc>
          <w:tcPr>
            <w:tcW w:w="700" w:type="dxa"/>
          </w:tcPr>
          <w:p w14:paraId="4C101B8F" w14:textId="77777777" w:rsidR="00CB18C8" w:rsidRDefault="00A06A66">
            <w:r>
              <w:rPr>
                <w:sz w:val="18"/>
                <w:szCs w:val="18"/>
              </w:rPr>
              <w:t>003</w:t>
            </w:r>
          </w:p>
        </w:tc>
        <w:tc>
          <w:tcPr>
            <w:tcW w:w="1500" w:type="dxa"/>
          </w:tcPr>
          <w:p w14:paraId="20FE1178" w14:textId="77777777" w:rsidR="00CB18C8" w:rsidRDefault="00A06A66">
            <w:r>
              <w:rPr>
                <w:sz w:val="18"/>
                <w:szCs w:val="18"/>
              </w:rPr>
              <w:t>bom-metamodel</w:t>
            </w:r>
          </w:p>
        </w:tc>
        <w:tc>
          <w:tcPr>
            <w:tcW w:w="700" w:type="dxa"/>
          </w:tcPr>
          <w:p w14:paraId="4DF0FE3C" w14:textId="77777777" w:rsidR="00CB18C8" w:rsidRDefault="00A06A66">
            <w:r>
              <w:rPr>
                <w:sz w:val="18"/>
                <w:szCs w:val="18"/>
              </w:rPr>
              <w:t>C1</w:t>
            </w:r>
          </w:p>
        </w:tc>
        <w:tc>
          <w:tcPr>
            <w:tcW w:w="2400" w:type="dxa"/>
          </w:tcPr>
          <w:p w14:paraId="3156353D" w14:textId="77777777" w:rsidR="00CB18C8" w:rsidRDefault="00A06A66">
            <w:r>
              <w:rPr>
                <w:sz w:val="18"/>
                <w:szCs w:val="18"/>
              </w:rPr>
              <w:t>BOM表現(存在理由型の拡張)</w:t>
            </w:r>
          </w:p>
        </w:tc>
        <w:tc>
          <w:tcPr>
            <w:tcW w:w="3700" w:type="dxa"/>
          </w:tcPr>
          <w:p w14:paraId="53453F26" w14:textId="77777777" w:rsidR="00CB18C8" w:rsidRDefault="00A06A66">
            <w:r>
              <w:rPr>
                <w:sz w:val="18"/>
                <w:szCs w:val="18"/>
              </w:rPr>
              <w:t>記述語彙の不足</w:t>
            </w:r>
          </w:p>
        </w:tc>
      </w:tr>
      <w:tr w:rsidR="00CB18C8" w14:paraId="232EB241" w14:textId="77777777">
        <w:tc>
          <w:tcPr>
            <w:tcW w:w="700" w:type="dxa"/>
          </w:tcPr>
          <w:p w14:paraId="3442D7A8" w14:textId="77777777" w:rsidR="00CB18C8" w:rsidRDefault="00A06A66">
            <w:r>
              <w:rPr>
                <w:sz w:val="18"/>
                <w:szCs w:val="18"/>
              </w:rPr>
              <w:t>004</w:t>
            </w:r>
          </w:p>
        </w:tc>
        <w:tc>
          <w:tcPr>
            <w:tcW w:w="1500" w:type="dxa"/>
          </w:tcPr>
          <w:p w14:paraId="03581702" w14:textId="77777777" w:rsidR="00CB18C8" w:rsidRDefault="00A06A66">
            <w:r>
              <w:rPr>
                <w:sz w:val="18"/>
                <w:szCs w:val="18"/>
              </w:rPr>
              <w:t>oracle</w:t>
            </w:r>
          </w:p>
        </w:tc>
        <w:tc>
          <w:tcPr>
            <w:tcW w:w="700" w:type="dxa"/>
          </w:tcPr>
          <w:p w14:paraId="65776C6F" w14:textId="77777777" w:rsidR="00CB18C8" w:rsidRDefault="00A06A66">
            <w:r>
              <w:rPr>
                <w:sz w:val="18"/>
                <w:szCs w:val="18"/>
              </w:rPr>
              <w:t>C6</w:t>
            </w:r>
          </w:p>
        </w:tc>
        <w:tc>
          <w:tcPr>
            <w:tcW w:w="2400" w:type="dxa"/>
          </w:tcPr>
          <w:p w14:paraId="3187CDD2" w14:textId="77777777" w:rsidR="00CB18C8" w:rsidRDefault="00A06A66">
            <w:r>
              <w:rPr>
                <w:sz w:val="18"/>
                <w:szCs w:val="18"/>
              </w:rPr>
              <w:t>受入基準+無矛盾性検査工程</w:t>
            </w:r>
          </w:p>
        </w:tc>
        <w:tc>
          <w:tcPr>
            <w:tcW w:w="3700" w:type="dxa"/>
          </w:tcPr>
          <w:p w14:paraId="41EFAF8E" w14:textId="77777777" w:rsidR="00CB18C8" w:rsidRDefault="00A06A66">
            <w:r>
              <w:rPr>
                <w:sz w:val="18"/>
                <w:szCs w:val="18"/>
              </w:rPr>
              <w:t>検査基準自体の自己矛盾</w:t>
            </w:r>
          </w:p>
        </w:tc>
      </w:tr>
      <w:tr w:rsidR="00CB18C8" w14:paraId="35483227" w14:textId="77777777">
        <w:tc>
          <w:tcPr>
            <w:tcW w:w="700" w:type="dxa"/>
          </w:tcPr>
          <w:p w14:paraId="51792F05" w14:textId="77777777" w:rsidR="00CB18C8" w:rsidRDefault="00A06A66">
            <w:r>
              <w:rPr>
                <w:sz w:val="18"/>
                <w:szCs w:val="18"/>
              </w:rPr>
              <w:t>005</w:t>
            </w:r>
          </w:p>
        </w:tc>
        <w:tc>
          <w:tcPr>
            <w:tcW w:w="1500" w:type="dxa"/>
          </w:tcPr>
          <w:p w14:paraId="310DB0A1" w14:textId="77777777" w:rsidR="00CB18C8" w:rsidRDefault="00A06A66">
            <w:r>
              <w:rPr>
                <w:sz w:val="18"/>
                <w:szCs w:val="18"/>
              </w:rPr>
            </w:r>
            <w:del w:id="8921" w:author="Claude" w:date="2026-07-10T00:00:00Z">
              <w:r>
                <w:rPr>
                  <w:sz w:val="18"/>
                  <w:szCs w:val="18"/>
                </w:rPr>
                <w:delText>surface(言語慣習)</w:delText>
              </w:r>
            </w:del>
            <w:ins w:id="8922" w:author="Claude" w:date="2026-07-10T00:00:00Z">
              <w:r>
                <w:rPr>
                  <w:sz w:val="18"/>
                  <w:szCs w:val="18"/>
                </w:rPr>
                <w:t xml:space="preserve">artifact-surface(主)/oracle(副)</w:t>
              </w:r>
            </w:ins>
            <w:r>
              <w:rPr>
                <w:sz w:val="18"/>
                <w:szCs w:val="18"/>
              </w:rPr>
              <w:t xml:space="preserve"/>
            </w:r>
          </w:p>
        </w:tc>
        <w:tc>
          <w:tcPr>
            <w:tcW w:w="700" w:type="dxa"/>
          </w:tcPr>
          <w:p w14:paraId="753DD3D9" w14:textId="77777777" w:rsidR="00CB18C8" w:rsidRDefault="00A06A66">
            <w:r>
              <w:rPr>
                <w:sz w:val="18"/>
                <w:szCs w:val="18"/>
              </w:rPr>
              <w:t>C4</w:t>
            </w:r>
          </w:p>
        </w:tc>
        <w:tc>
          <w:tcPr>
            <w:tcW w:w="2400" w:type="dxa"/>
          </w:tcPr>
          <w:p w14:paraId="5FF510FC" w14:textId="77777777" w:rsidR="00CB18C8" w:rsidRDefault="00A06A66">
            <w:r>
              <w:rPr>
                <w:sz w:val="18"/>
                <w:szCs w:val="18"/>
              </w:rPr>
              <w:t>BOM不変条件+検査ベクタ</w:t>
            </w:r>
          </w:p>
        </w:tc>
        <w:tc>
          <w:tcPr>
            <w:tcW w:w="3700" w:type="dxa"/>
          </w:tcPr>
          <w:p w14:paraId="579975C7" w14:textId="77777777" w:rsidR="00CB18C8" w:rsidRDefault="00A06A66">
            <w:r>
              <w:rPr>
                <w:sz w:val="18"/>
                <w:szCs w:val="18"/>
              </w:rPr>
              <w:t>丸め方式=.NET慣習の転記が検査面に未載(oracle副 ― 両解釈あり・第二評価者裁定対象)</w:t>
            </w:r>
          </w:p>
        </w:tc>
      </w:tr>
      <w:tr w:rsidR="00CB18C8" w14:paraId="45A91AA8" w14:textId="77777777">
        <w:tc>
          <w:tcPr>
            <w:tcW w:w="700" w:type="dxa"/>
          </w:tcPr>
          <w:p w14:paraId="2DB8DA5C" w14:textId="77777777" w:rsidR="00CB18C8" w:rsidRDefault="00A06A66">
            <w:r>
              <w:rPr>
                <w:sz w:val="18"/>
                <w:szCs w:val="18"/>
              </w:rPr>
              <w:t>006</w:t>
            </w:r>
          </w:p>
        </w:tc>
        <w:tc>
          <w:tcPr>
            <w:tcW w:w="1500" w:type="dxa"/>
          </w:tcPr>
          <w:p w14:paraId="279DCD3F" w14:textId="77777777" w:rsidR="00CB18C8" w:rsidRDefault="00A06A66">
            <w:r>
              <w:rPr>
                <w:sz w:val="18"/>
                <w:szCs w:val="18"/>
              </w:rPr>
              <w:t>oracle</w:t>
            </w:r>
          </w:p>
        </w:tc>
        <w:tc>
          <w:tcPr>
            <w:tcW w:w="700" w:type="dxa"/>
          </w:tcPr>
          <w:p w14:paraId="6BD7AAD9" w14:textId="77777777" w:rsidR="00CB18C8" w:rsidRDefault="00A06A66">
            <w:r>
              <w:rPr>
                <w:sz w:val="18"/>
                <w:szCs w:val="18"/>
              </w:rPr>
              <w:t>C4</w:t>
            </w:r>
          </w:p>
        </w:tc>
        <w:tc>
          <w:tcPr>
            <w:tcW w:w="2400" w:type="dxa"/>
          </w:tcPr>
          <w:p w14:paraId="4BC2332E" w14:textId="77777777" w:rsidR="00CB18C8" w:rsidRDefault="00A06A66">
            <w:r>
              <w:rPr>
                <w:sz w:val="18"/>
                <w:szCs w:val="18"/>
              </w:rPr>
              <w:t>受入(許容差+承認者)</w:t>
            </w:r>
          </w:p>
        </w:tc>
        <w:tc>
          <w:tcPr>
            <w:tcW w:w="3700" w:type="dxa"/>
          </w:tcPr>
          <w:p w14:paraId="7432385C" w14:textId="77777777" w:rsidR="00CB18C8" w:rsidRDefault="00A06A66">
            <w:r>
              <w:rPr>
                <w:sz w:val="18"/>
                <w:szCs w:val="18"/>
              </w:rPr>
              <w:t>知覚領域に検査手段が不在</w:t>
            </w:r>
          </w:p>
        </w:tc>
      </w:tr>
      <w:tr w:rsidR="00CB18C8" w14:paraId="370C0852" w14:textId="77777777">
        <w:tc>
          <w:tcPr>
            <w:tcW w:w="700" w:type="dxa"/>
          </w:tcPr>
          <w:p w14:paraId="037074FA" w14:textId="77777777" w:rsidR="00CB18C8" w:rsidRDefault="00A06A66">
            <w:r>
              <w:rPr>
                <w:sz w:val="18"/>
                <w:szCs w:val="18"/>
              </w:rPr>
              <w:t>007</w:t>
            </w:r>
          </w:p>
        </w:tc>
        <w:tc>
          <w:tcPr>
            <w:tcW w:w="1500" w:type="dxa"/>
          </w:tcPr>
          <w:p w14:paraId="0C445B69" w14:textId="77777777" w:rsidR="00CB18C8" w:rsidRDefault="00A06A66">
            <w:r>
              <w:rPr>
                <w:sz w:val="18"/>
                <w:szCs w:val="18"/>
              </w:rPr>
            </w:r>
            <w:del w:id="8923" w:author="Claude" w:date="2026-07-10T00:00:00Z">
              <w:r>
                <w:rPr>
                  <w:sz w:val="18"/>
                  <w:szCs w:val="18"/>
                </w:rPr>
                <w:delText>surface(外部知識)</w:delText>
              </w:r>
            </w:del>
            <w:ins w:id="8924" w:author="Claude" w:date="2026-07-10T00:00:00Z">
              <w:r>
                <w:rPr>
                  <w:sz w:val="18"/>
                  <w:szCs w:val="18"/>
                </w:rPr>
                <w:t xml:space="preserve">artifact-surface(外部知識)</w:t>
              </w:r>
            </w:ins>
            <w:r>
              <w:rPr>
                <w:sz w:val="18"/>
                <w:szCs w:val="18"/>
              </w:rPr>
              <w:t xml:space="preserve"/>
            </w:r>
          </w:p>
        </w:tc>
        <w:tc>
          <w:tcPr>
            <w:tcW w:w="700" w:type="dxa"/>
          </w:tcPr>
          <w:p w14:paraId="357394A6" w14:textId="77777777" w:rsidR="00CB18C8" w:rsidRDefault="00A06A66">
            <w:r>
              <w:rPr>
                <w:sz w:val="18"/>
                <w:szCs w:val="18"/>
              </w:rPr>
              <w:t>C2</w:t>
            </w:r>
          </w:p>
        </w:tc>
        <w:tc>
          <w:tcPr>
            <w:tcW w:w="2400" w:type="dxa"/>
          </w:tcPr>
          <w:p w14:paraId="2E1A856A" w14:textId="77777777" w:rsidR="00CB18C8" w:rsidRDefault="00A06A66">
            <w:r>
              <w:rPr>
                <w:sz w:val="18"/>
                <w:szCs w:val="18"/>
              </w:rPr>
              <w:t>BOM(知識転記部品)</w:t>
            </w:r>
          </w:p>
        </w:tc>
        <w:tc>
          <w:tcPr>
            <w:tcW w:w="3700" w:type="dxa"/>
          </w:tcPr>
          <w:p w14:paraId="4A7CF691" w14:textId="77777777" w:rsidR="00CB18C8" w:rsidRDefault="00A06A66">
            <w:r>
              <w:rPr>
                <w:sz w:val="18"/>
                <w:szCs w:val="18"/>
              </w:rPr>
              <w:t>コーデック白名簿は要求から導出不能</w:t>
            </w:r>
          </w:p>
        </w:tc>
      </w:tr>
      <w:tr w:rsidR="00CB18C8" w14:paraId="58336415" w14:textId="77777777">
        <w:tc>
          <w:tcPr>
            <w:tcW w:w="700" w:type="dxa"/>
          </w:tcPr>
          <w:p w14:paraId="63A7FDFD" w14:textId="77777777" w:rsidR="00CB18C8" w:rsidRDefault="00A06A66">
            <w:r>
              <w:rPr>
                <w:sz w:val="18"/>
                <w:szCs w:val="18"/>
              </w:rPr>
              <w:t>008</w:t>
            </w:r>
          </w:p>
        </w:tc>
        <w:tc>
          <w:tcPr>
            <w:tcW w:w="1500" w:type="dxa"/>
          </w:tcPr>
          <w:p w14:paraId="3EC7C8B3" w14:textId="77777777" w:rsidR="00CB18C8" w:rsidRDefault="00A06A66">
            <w:r>
              <w:rPr>
                <w:sz w:val="18"/>
                <w:szCs w:val="18"/>
              </w:rPr>
            </w:r>
            <w:del w:id="8925" w:author="Claude" w:date="2026-07-10T00:00:00Z">
              <w:r>
                <w:rPr>
                  <w:sz w:val="18"/>
                  <w:szCs w:val="18"/>
                </w:rPr>
                <w:delText>surface(外部ツール)</w:delText>
              </w:r>
            </w:del>
            <w:ins w:id="8926" w:author="Claude" w:date="2026-07-10T00:00:00Z">
              <w:r>
                <w:rPr>
                  <w:sz w:val="18"/>
                  <w:szCs w:val="18"/>
                </w:rPr>
                <w:t xml:space="preserve">artifact-surface(外部ツール)</w:t>
              </w:r>
            </w:ins>
            <w:r>
              <w:rPr>
                <w:sz w:val="18"/>
                <w:szCs w:val="18"/>
              </w:rPr>
              <w:t xml:space="preserve"/>
            </w:r>
          </w:p>
        </w:tc>
        <w:tc>
          <w:tcPr>
            <w:tcW w:w="700" w:type="dxa"/>
          </w:tcPr>
          <w:p w14:paraId="116B4330" w14:textId="77777777" w:rsidR="00CB18C8" w:rsidRDefault="00A06A66">
            <w:r>
              <w:rPr>
                <w:sz w:val="18"/>
                <w:szCs w:val="18"/>
              </w:rPr>
              <w:t>C2</w:t>
            </w:r>
          </w:p>
        </w:tc>
        <w:tc>
          <w:tcPr>
            <w:tcW w:w="2400" w:type="dxa"/>
          </w:tcPr>
          <w:p w14:paraId="5AFD38D7" w14:textId="77777777" w:rsidR="00CB18C8" w:rsidRDefault="00A06A66">
            <w:r>
              <w:rPr>
                <w:sz w:val="18"/>
                <w:szCs w:val="18"/>
              </w:rPr>
              <w:t>BOM不変条件(座標系の明示)</w:t>
            </w:r>
          </w:p>
        </w:tc>
        <w:tc>
          <w:tcPr>
            <w:tcW w:w="3700" w:type="dxa"/>
          </w:tcPr>
          <w:p w14:paraId="3F7A76FB" w14:textId="77777777" w:rsidR="00CB18C8" w:rsidRDefault="00A06A66">
            <w:r>
              <w:rPr>
                <w:sz w:val="18"/>
                <w:szCs w:val="18"/>
              </w:rPr>
              <w:t>ffmpeg音声時刻の暗黙知が機能バグ化</w:t>
            </w:r>
          </w:p>
        </w:tc>
      </w:tr>
      <w:tr w:rsidR="00CB18C8" w14:paraId="155414E1" w14:textId="77777777">
        <w:tc>
          <w:tcPr>
            <w:tcW w:w="700" w:type="dxa"/>
          </w:tcPr>
          <w:p w14:paraId="46935EDB" w14:textId="77777777" w:rsidR="00CB18C8" w:rsidRDefault="00A06A66">
            <w:r>
              <w:rPr>
                <w:sz w:val="18"/>
                <w:szCs w:val="18"/>
              </w:rPr>
              <w:t>009</w:t>
            </w:r>
          </w:p>
        </w:tc>
        <w:tc>
          <w:tcPr>
            <w:tcW w:w="1500" w:type="dxa"/>
          </w:tcPr>
          <w:p w14:paraId="1EAAE09C" w14:textId="77777777" w:rsidR="00CB18C8" w:rsidRDefault="00A06A66">
            <w:r>
              <w:rPr>
                <w:sz w:val="18"/>
                <w:szCs w:val="18"/>
              </w:rPr>
              <w:t>oracle</w:t>
            </w:r>
          </w:p>
        </w:tc>
        <w:tc>
          <w:tcPr>
            <w:tcW w:w="700" w:type="dxa"/>
          </w:tcPr>
          <w:p w14:paraId="1C778D7A" w14:textId="77777777" w:rsidR="00CB18C8" w:rsidRDefault="00A06A66">
            <w:r>
              <w:rPr>
                <w:sz w:val="18"/>
                <w:szCs w:val="18"/>
              </w:rPr>
              <w:t>C4</w:t>
            </w:r>
          </w:p>
        </w:tc>
        <w:tc>
          <w:tcPr>
            <w:tcW w:w="2400" w:type="dxa"/>
          </w:tcPr>
          <w:p w14:paraId="317B3BC4" w14:textId="77777777" w:rsidR="00CB18C8" w:rsidRDefault="00A06A66">
            <w:r>
              <w:rPr>
                <w:sz w:val="18"/>
                <w:szCs w:val="18"/>
              </w:rPr>
              <w:t>受入方式(L2へ引き上げ)</w:t>
            </w:r>
          </w:p>
        </w:tc>
        <w:tc>
          <w:tcPr>
            <w:tcW w:w="3700" w:type="dxa"/>
          </w:tcPr>
          <w:p w14:paraId="5FB09BC1" w14:textId="77777777" w:rsidR="00CB18C8" w:rsidRDefault="00A06A66">
            <w:r>
              <w:rPr>
                <w:sz w:val="18"/>
                <w:szCs w:val="18"/>
              </w:rPr>
              <w:t>文字列照合の過剰結合・被覆不足</w:t>
            </w:r>
          </w:p>
        </w:tc>
      </w:tr>
      <w:tr w:rsidR="00CB18C8" w14:paraId="69BE93EB" w14:textId="77777777">
        <w:tc>
          <w:tcPr>
            <w:tcW w:w="700" w:type="dxa"/>
          </w:tcPr>
          <w:p w14:paraId="55B1C671" w14:textId="77777777" w:rsidR="00CB18C8" w:rsidRDefault="00A06A66">
            <w:r>
              <w:rPr>
                <w:sz w:val="18"/>
                <w:szCs w:val="18"/>
              </w:rPr>
              <w:t>010</w:t>
            </w:r>
          </w:p>
        </w:tc>
        <w:tc>
          <w:tcPr>
            <w:tcW w:w="1500" w:type="dxa"/>
          </w:tcPr>
          <w:p w14:paraId="2016BA90" w14:textId="77777777" w:rsidR="00CB18C8" w:rsidRDefault="00A06A66">
            <w:r>
              <w:rPr>
                <w:sz w:val="18"/>
                <w:szCs w:val="18"/>
              </w:rPr>
            </w:r>
            <w:del w:id="8927" w:author="Claude" w:date="2026-07-10T00:00:00Z">
              <w:r>
                <w:rPr>
                  <w:sz w:val="18"/>
                  <w:szCs w:val="18"/>
                </w:rPr>
                <w:delText>surface(設計知識)</w:delText>
              </w:r>
            </w:del>
            <w:ins w:id="8928" w:author="Claude" w:date="2026-07-10T00:00:00Z">
              <w:r>
                <w:rPr>
                  <w:sz w:val="18"/>
                  <w:szCs w:val="18"/>
                </w:rPr>
                <w:t xml:space="preserve">artifact-surface(設計知識)</w:t>
              </w:r>
            </w:ins>
            <w:r>
              <w:rPr>
                <w:sz w:val="18"/>
                <w:szCs w:val="18"/>
              </w:rPr>
              <w:t xml:space="preserve"/>
            </w:r>
          </w:p>
        </w:tc>
        <w:tc>
          <w:tcPr>
            <w:tcW w:w="700" w:type="dxa"/>
          </w:tcPr>
          <w:p w14:paraId="22FFF42A" w14:textId="77777777" w:rsidR="00CB18C8" w:rsidRDefault="00A06A66">
            <w:r>
              <w:rPr>
                <w:sz w:val="18"/>
                <w:szCs w:val="18"/>
              </w:rPr>
              <w:t>C2</w:t>
            </w:r>
          </w:p>
        </w:tc>
        <w:tc>
          <w:tcPr>
            <w:tcW w:w="2400" w:type="dxa"/>
          </w:tcPr>
          <w:p w14:paraId="5046BE88" w14:textId="77777777" w:rsidR="00CB18C8" w:rsidRDefault="00A06A66">
            <w:r>
              <w:rPr>
                <w:sz w:val="18"/>
                <w:szCs w:val="18"/>
              </w:rPr>
              <w:t>BOM(design-token)</w:t>
            </w:r>
          </w:p>
        </w:tc>
        <w:tc>
          <w:tcPr>
            <w:tcW w:w="3700" w:type="dxa"/>
          </w:tcPr>
          <w:p w14:paraId="450847FD" w14:textId="77777777" w:rsidR="00CB18C8" w:rsidRDefault="00A06A66">
            <w:r>
              <w:rPr>
                <w:sz w:val="18"/>
                <w:szCs w:val="18"/>
              </w:rPr>
              <w:t>レイアウト定数は設計知識の転記</w:t>
            </w:r>
          </w:p>
        </w:tc>
      </w:tr>
      <w:tr w:rsidR="00CB18C8" w14:paraId="29C2C3A8" w14:textId="77777777">
        <w:tc>
          <w:tcPr>
            <w:tcW w:w="700" w:type="dxa"/>
          </w:tcPr>
          <w:p w14:paraId="4F3D847F" w14:textId="77777777" w:rsidR="00CB18C8" w:rsidRDefault="00A06A66">
            <w:r>
              <w:rPr>
                <w:sz w:val="18"/>
                <w:szCs w:val="18"/>
              </w:rPr>
              <w:t>011</w:t>
            </w:r>
          </w:p>
        </w:tc>
        <w:tc>
          <w:tcPr>
            <w:tcW w:w="1500" w:type="dxa"/>
          </w:tcPr>
          <w:p w14:paraId="0610EC15" w14:textId="77777777" w:rsidR="00CB18C8" w:rsidRDefault="00A06A66">
            <w:r>
              <w:rPr>
                <w:sz w:val="18"/>
                <w:szCs w:val="18"/>
              </w:rPr>
              <w:t>oracle</w:t>
            </w:r>
          </w:p>
        </w:tc>
        <w:tc>
          <w:tcPr>
            <w:tcW w:w="700" w:type="dxa"/>
          </w:tcPr>
          <w:p w14:paraId="523DA357" w14:textId="77777777" w:rsidR="00CB18C8" w:rsidRDefault="00A06A66">
            <w:r>
              <w:rPr>
                <w:sz w:val="18"/>
                <w:szCs w:val="18"/>
              </w:rPr>
              <w:t>C4</w:t>
            </w:r>
          </w:p>
        </w:tc>
        <w:tc>
          <w:tcPr>
            <w:tcW w:w="2400" w:type="dxa"/>
          </w:tcPr>
          <w:p w14:paraId="21B025E9" w14:textId="77777777" w:rsidR="00CB18C8" w:rsidRDefault="00A06A66">
            <w:r>
              <w:rPr>
                <w:sz w:val="18"/>
                <w:szCs w:val="18"/>
              </w:rPr>
              <w:t>受入(許容差+設計承認者)</w:t>
            </w:r>
          </w:p>
        </w:tc>
        <w:tc>
          <w:tcPr>
            <w:tcW w:w="3700" w:type="dxa"/>
          </w:tcPr>
          <w:p w14:paraId="7DAB254C" w14:textId="77777777" w:rsidR="00CB18C8" w:rsidRDefault="00A06A66">
            <w:r>
              <w:rPr>
                <w:sz w:val="18"/>
                <w:szCs w:val="18"/>
              </w:rPr>
              <w:t>goldenが妥当な設計差を拒否</w:t>
            </w:r>
          </w:p>
        </w:tc>
      </w:tr>
      <w:tr w:rsidR="00CB18C8" w14:paraId="540F7300" w14:textId="77777777">
        <w:tc>
          <w:tcPr>
            <w:tcW w:w="700" w:type="dxa"/>
          </w:tcPr>
          <w:p w14:paraId="2FD8BF00" w14:textId="77777777" w:rsidR="00CB18C8" w:rsidRDefault="00A06A66">
            <w:r>
              <w:rPr>
                <w:sz w:val="18"/>
                <w:szCs w:val="18"/>
              </w:rPr>
              <w:t>012</w:t>
            </w:r>
          </w:p>
        </w:tc>
        <w:tc>
          <w:tcPr>
            <w:tcW w:w="1500" w:type="dxa"/>
          </w:tcPr>
          <w:p w14:paraId="29243AF8" w14:textId="77777777" w:rsidR="00CB18C8" w:rsidRDefault="00A06A66">
            <w:r>
              <w:rPr>
                <w:sz w:val="18"/>
                <w:szCs w:val="18"/>
              </w:rPr>
            </w:r>
            <w:del w:id="8929" w:author="Claude" w:date="2026-07-10T00:00:00Z">
              <w:r>
                <w:rPr>
                  <w:sz w:val="18"/>
                  <w:szCs w:val="18"/>
                </w:rPr>
                <w:delText>oracle/工程</w:delText>
              </w:r>
            </w:del>
            <w:ins w:id="8930" w:author="Claude" w:date="2026-07-10T00:00:00Z">
              <w:r>
                <w:rPr>
                  <w:sz w:val="18"/>
                  <w:szCs w:val="18"/>
                </w:rPr>
                <w:t xml:space="preserve">oracle(主)/process(副)</w:t>
              </w:r>
            </w:ins>
            <w:r>
              <w:rPr>
                <w:sz w:val="18"/>
                <w:szCs w:val="18"/>
              </w:rPr>
              <w:t xml:space="preserve"/>
            </w:r>
          </w:p>
        </w:tc>
        <w:tc>
          <w:tcPr>
            <w:tcW w:w="700" w:type="dxa"/>
          </w:tcPr>
          <w:p w14:paraId="6DF6F902" w14:textId="77777777" w:rsidR="00CB18C8" w:rsidRDefault="00A06A66">
            <w:r>
              <w:rPr>
                <w:sz w:val="18"/>
                <w:szCs w:val="18"/>
              </w:rPr>
              <w:t>C2</w:t>
            </w:r>
          </w:p>
        </w:tc>
        <w:tc>
          <w:tcPr>
            <w:tcW w:w="2400" w:type="dxa"/>
          </w:tcPr>
          <w:p w14:paraId="36BBB56B" w14:textId="77777777" w:rsidR="00CB18C8" w:rsidRDefault="00A06A66">
            <w:r>
              <w:rPr>
                <w:sz w:val="18"/>
                <w:szCs w:val="18"/>
              </w:rPr>
              <w:t>二軸管理(決定性×正しさ)</w:t>
            </w:r>
          </w:p>
        </w:tc>
        <w:tc>
          <w:tcPr>
            <w:tcW w:w="3700" w:type="dxa"/>
          </w:tcPr>
          <w:p w14:paraId="5A2B8EBB" w14:textId="77777777" w:rsidR="00CB18C8" w:rsidRDefault="00A06A66">
            <w:r>
              <w:rPr>
                <w:sz w:val="18"/>
                <w:szCs w:val="18"/>
              </w:rPr>
              <w:t>工場間一致の解釈=測定の誤読</w:t>
            </w:r>
          </w:p>
        </w:tc>
      </w:tr>
    </w:tbl>
    <w:p w14:paraId="6FBBA362" w14:textId="77777777" w:rsidR="00CB18C8" w:rsidRDefault="00A06A66">
      <w:r>
        <w:t/>
      </w:r>
      <w:del w:id="8931" w:author="Claude" w:date="2026-07-10T00:00:00Z">
        <w:r>
          <w:delText>発現位置の集計(第一評価者): surface 4件・oracle 5件(012の主判定を含む)・process 1件・bom-metamodel 2件。005は「言語慣習の転記(surface)」と「検査ベクタ不足(oracle)」の両解釈があり、第二評価者裁定の主要対象である。この層別が、本文第4.2節の限定(成果物上の未規定充填は外部知識依存面に集中・原因層はBOM表現/工程/オラクルにも分布)の根拠である。</w:delText>
        </w:r>
      </w:del>
      <w:ins w:id="8932" w:author="Claude" w:date="2026-07-10T00:00:00Z">
        <w:r>
          <w:t xml:space="preserve">一次発現層の集計(第一分類): artifact-surface 4件・oracle 5件(012の主判定を含む)・process 1件・bom-metamodel 2件・artifact-core 0件。CHEAT-005(主: artifact-surface/副: oracle)とCHEAT-012(主: oracle/副: process)には副次層がある。外部AI査読者による確認的再判定は両軸12/12一致だったが、盲検条件未達につき評価者間信頼性の証拠には用いない(裁定記録は公開リポジトリ)。この層別が、本文第4.2節の限定の根拠である。</w:t>
        </w:r>
      </w:ins>
      <w:r>
        <w:t xml:space="preserve"/>
      </w:r>
    </w:p>
    <w:p w14:paraId="0C77E562" w14:textId="77777777" w:rsidR="00CB18C8" w:rsidRDefault="00A06A66">
      <w:pPr>
        <w:spacing w:before="120" w:after="60"/>
        <w:jc w:val="center"/>
      </w:pPr>
      <w:r>
        <w:rPr>
          <w:sz w:val="18"/>
          <w:szCs w:val="18"/>
        </w:rPr>
        <w:t>表23 手法版の時系列 ― 形成(破れの発見)と確認(改良後の固定評価)の分離</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600"/>
        <w:gridCol w:w="2000"/>
        <w:gridCol w:w="1800"/>
      </w:tblGrid>
      <w:tr w:rsidR="00CB18C8" w14:paraId="20D5C647" w14:textId="77777777">
        <w:trPr>
          <w:tblHeader/>
        </w:trPr>
        <w:tc>
          <w:tcPr>
            <w:tcW w:w="2600" w:type="dxa"/>
          </w:tcPr>
          <w:p w14:paraId="6EA7A0F6" w14:textId="77777777" w:rsidR="00CB18C8" w:rsidRDefault="00A06A66">
            <w:r>
              <w:rPr>
                <w:b/>
                <w:sz w:val="18"/>
                <w:szCs w:val="18"/>
              </w:rPr>
              <w:t>改訂契機(形成系列で観測された破れ)</w:t>
            </w:r>
          </w:p>
        </w:tc>
        <w:tc>
          <w:tcPr>
            <w:tcW w:w="2600" w:type="dxa"/>
          </w:tcPr>
          <w:p w14:paraId="2FD6FEB2" w14:textId="77777777" w:rsidR="00CB18C8" w:rsidRDefault="00A06A66">
            <w:r>
              <w:rPr>
                <w:b/>
                <w:sz w:val="18"/>
                <w:szCs w:val="18"/>
              </w:rPr>
              <w:t>手法改訂</w:t>
            </w:r>
          </w:p>
        </w:tc>
        <w:tc>
          <w:tcPr>
            <w:tcW w:w="2000" w:type="dxa"/>
          </w:tcPr>
          <w:p w14:paraId="65F5B9EB" w14:textId="77777777" w:rsidR="00CB18C8" w:rsidRDefault="00A06A66">
            <w:r>
              <w:rPr>
                <w:b/>
                <w:sz w:val="18"/>
                <w:szCs w:val="18"/>
              </w:rPr>
              <w:t>確認系列</w:t>
            </w:r>
          </w:p>
        </w:tc>
        <w:tc>
          <w:tcPr>
            <w:tcW w:w="1800" w:type="dxa"/>
          </w:tcPr>
          <w:p w14:paraId="1EEA629C" w14:textId="77777777" w:rsidR="00CB18C8" w:rsidRDefault="00A06A66">
            <w:r>
              <w:rPr>
                <w:b/>
                <w:sz w:val="18"/>
                <w:szCs w:val="18"/>
              </w:rPr>
              <w:t>比較形式</w:t>
            </w:r>
          </w:p>
        </w:tc>
      </w:tr>
      <w:tr w:rsidR="00CB18C8" w14:paraId="43863E0F" w14:textId="77777777">
        <w:tc>
          <w:tcPr>
            <w:tcW w:w="2600" w:type="dxa"/>
          </w:tcPr>
          <w:p w14:paraId="44244FD5" w14:textId="77777777" w:rsidR="00CB18C8" w:rsidRDefault="00A06A66">
            <w:r>
              <w:rPr>
                <w:sz w:val="18"/>
                <w:szCs w:val="18"/>
              </w:rPr>
              <w:lastRenderedPageBreak/>
              <w:t>CHEAT-002/004/005(Loop1)</w:t>
            </w:r>
          </w:p>
        </w:tc>
        <w:tc>
          <w:tcPr>
            <w:tcW w:w="2600" w:type="dxa"/>
          </w:tcPr>
          <w:p w14:paraId="40178781" w14:textId="77777777" w:rsidR="00CB18C8" w:rsidRDefault="00A06A66">
            <w:r>
              <w:rPr>
                <w:sz w:val="18"/>
                <w:szCs w:val="18"/>
              </w:rPr>
              <w:t>完全性・無矛盾検査・E-BOMグラフ化</w:t>
            </w:r>
          </w:p>
        </w:tc>
        <w:tc>
          <w:tcPr>
            <w:tcW w:w="2000" w:type="dxa"/>
          </w:tcPr>
          <w:p w14:paraId="61B633A2" w14:textId="77777777" w:rsidR="00CB18C8" w:rsidRDefault="00A06A66">
            <w:r>
              <w:rPr>
                <w:sz w:val="18"/>
                <w:szCs w:val="18"/>
              </w:rPr>
              <w:t>Loop1.5</w:t>
            </w:r>
          </w:p>
        </w:tc>
        <w:tc>
          <w:tcPr>
            <w:tcW w:w="1800" w:type="dxa"/>
          </w:tcPr>
          <w:p w14:paraId="25E7AA8A" w14:textId="77777777" w:rsidR="00CB18C8" w:rsidRDefault="00A06A66">
            <w:r>
              <w:rPr>
                <w:sz w:val="18"/>
                <w:szCs w:val="18"/>
              </w:rPr>
              <w:t>同一題材の前後比較</w:t>
            </w:r>
          </w:p>
        </w:tc>
      </w:tr>
      <w:tr w:rsidR="00CB18C8" w14:paraId="07BBBE67" w14:textId="77777777">
        <w:tc>
          <w:tcPr>
            <w:tcW w:w="2600" w:type="dxa"/>
          </w:tcPr>
          <w:p w14:paraId="10079BB2" w14:textId="77777777" w:rsidR="00CB18C8" w:rsidRDefault="00A06A66">
            <w:r>
              <w:rPr>
                <w:sz w:val="18"/>
                <w:szCs w:val="18"/>
              </w:rPr>
              <w:t>CHEAT-009/011(Loop2〜3)</w:t>
            </w:r>
          </w:p>
        </w:tc>
        <w:tc>
          <w:tcPr>
            <w:tcW w:w="2600" w:type="dxa"/>
          </w:tcPr>
          <w:p w14:paraId="0EECB1C4" w14:textId="77777777" w:rsidR="00CB18C8" w:rsidRDefault="00A06A66">
            <w:r>
              <w:rPr>
                <w:sz w:val="18"/>
                <w:szCs w:val="18"/>
              </w:rPr>
              <w:t>受入の梯子(L0既定不採用・L2/L3)</w:t>
            </w:r>
          </w:p>
        </w:tc>
        <w:tc>
          <w:tcPr>
            <w:tcW w:w="2000" w:type="dxa"/>
          </w:tcPr>
          <w:p w14:paraId="296C653A" w14:textId="77777777" w:rsidR="00CB18C8" w:rsidRDefault="00A06A66">
            <w:r>
              <w:rPr>
                <w:sz w:val="18"/>
                <w:szCs w:val="18"/>
              </w:rPr>
              <w:t>Loop2.5/5</w:t>
            </w:r>
          </w:p>
        </w:tc>
        <w:tc>
          <w:tcPr>
            <w:tcW w:w="1800" w:type="dxa"/>
          </w:tcPr>
          <w:p w14:paraId="3E741E50" w14:textId="77777777" w:rsidR="00CB18C8" w:rsidRDefault="00A06A66">
            <w:r>
              <w:rPr>
                <w:sz w:val="18"/>
                <w:szCs w:val="18"/>
              </w:rPr>
              <w:t>同一題材の前後比較</w:t>
            </w:r>
          </w:p>
        </w:tc>
      </w:tr>
      <w:tr w:rsidR="00CB18C8" w14:paraId="18E2B511" w14:textId="77777777">
        <w:tc>
          <w:tcPr>
            <w:tcW w:w="2600" w:type="dxa"/>
          </w:tcPr>
          <w:p w14:paraId="48843901" w14:textId="77777777" w:rsidR="00CB18C8" w:rsidRDefault="00A06A66">
            <w:r>
              <w:rPr>
                <w:sz w:val="18"/>
                <w:szCs w:val="18"/>
              </w:rPr>
              <w:t>多工場の総当たり分岐(Loop4)</w:t>
            </w:r>
          </w:p>
        </w:tc>
        <w:tc>
          <w:tcPr>
            <w:tcW w:w="2600" w:type="dxa"/>
          </w:tcPr>
          <w:p w14:paraId="138BAF10" w14:textId="77777777" w:rsidR="00CB18C8" w:rsidRDefault="00A06A66">
            <w:r>
              <w:rPr>
                <w:sz w:val="18"/>
                <w:szCs w:val="18"/>
              </w:rPr>
              <w:t>K-BOM導入</w:t>
            </w:r>
          </w:p>
        </w:tc>
        <w:tc>
          <w:tcPr>
            <w:tcW w:w="2000" w:type="dxa"/>
          </w:tcPr>
          <w:p w14:paraId="70C7A82A" w14:textId="77777777" w:rsidR="00CB18C8" w:rsidRDefault="00A06A66">
            <w:r>
              <w:rPr>
                <w:sz w:val="18"/>
                <w:szCs w:val="18"/>
              </w:rPr>
              <w:t>webapi-02/saga-02</w:t>
            </w:r>
          </w:p>
        </w:tc>
        <w:tc>
          <w:tcPr>
            <w:tcW w:w="1800" w:type="dxa"/>
          </w:tcPr>
          <w:p w14:paraId="368B4BAB" w14:textId="77777777" w:rsidR="00CB18C8" w:rsidRDefault="00A06A66">
            <w:r>
              <w:rPr>
                <w:sz w:val="18"/>
                <w:szCs w:val="18"/>
              </w:rPr>
              <w:t>別題材への適用(凍結BOM)</w:t>
            </w:r>
          </w:p>
        </w:tc>
      </w:tr>
      <w:tr w:rsidR="00CB18C8" w14:paraId="5F84419C" w14:textId="77777777">
        <w:tc>
          <w:tcPr>
            <w:tcW w:w="2600" w:type="dxa"/>
          </w:tcPr>
          <w:p w14:paraId="4C490DC3" w14:textId="77777777" w:rsidR="00CB18C8" w:rsidRDefault="00A06A66">
            <w:r>
              <w:rPr>
                <w:sz w:val="18"/>
                <w:szCs w:val="18"/>
              </w:rPr>
              <w:t>C3=工程欠落(Loop1)</w:t>
            </w:r>
          </w:p>
        </w:tc>
        <w:tc>
          <w:tcPr>
            <w:tcW w:w="2600" w:type="dxa"/>
          </w:tcPr>
          <w:p w14:paraId="29A1E1B6" w14:textId="77777777" w:rsidR="00CB18C8" w:rsidRDefault="00A06A66">
            <w:r>
              <w:rPr>
                <w:sz w:val="18"/>
                <w:szCs w:val="18"/>
              </w:rPr>
              <w:t>フォワード工程+G1〜G4ゲート</w:t>
            </w:r>
          </w:p>
        </w:tc>
        <w:tc>
          <w:tcPr>
            <w:tcW w:w="2000" w:type="dxa"/>
          </w:tcPr>
          <w:p w14:paraId="425CBDDC" w14:textId="77777777" w:rsidR="00CB18C8" w:rsidRDefault="00A06A66">
            <w:r>
              <w:rPr>
                <w:sz w:val="18"/>
                <w:szCs w:val="18"/>
              </w:rPr>
              <w:t>forward-01〜04</w:t>
            </w:r>
          </w:p>
        </w:tc>
        <w:tc>
          <w:tcPr>
            <w:tcW w:w="1800" w:type="dxa"/>
          </w:tcPr>
          <w:p w14:paraId="7AEC8A58" w14:textId="77777777" w:rsidR="00CB18C8" w:rsidRDefault="00A06A66">
            <w:r>
              <w:rPr>
                <w:sz w:val="18"/>
                <w:szCs w:val="18"/>
              </w:rPr>
              <w:t>新規題材への適用</w:t>
            </w:r>
          </w:p>
        </w:tc>
      </w:tr>
      <w:tr w:rsidR="00CB18C8" w14:paraId="66A5F7CE" w14:textId="77777777">
        <w:tc>
          <w:tcPr>
            <w:tcW w:w="2600" w:type="dxa"/>
          </w:tcPr>
          <w:p w14:paraId="6FD5F062" w14:textId="77777777" w:rsidR="00CB18C8" w:rsidRDefault="00A06A66">
            <w:r>
              <w:rPr>
                <w:sz w:val="18"/>
                <w:szCs w:val="18"/>
              </w:rPr>
              <w:t>under 14/16・ハブ集中(scale-01)</w:t>
            </w:r>
          </w:p>
        </w:tc>
        <w:tc>
          <w:tcPr>
            <w:tcW w:w="2600" w:type="dxa"/>
          </w:tcPr>
          <w:p w14:paraId="7D73E352" w14:textId="77777777" w:rsidR="00CB18C8" w:rsidRDefault="00A06A66">
            <w:r>
              <w:rPr>
                <w:sz w:val="18"/>
                <w:szCs w:val="18"/>
              </w:rPr>
              <w:t>ハブ台帳+実物点検</w:t>
            </w:r>
          </w:p>
        </w:tc>
        <w:tc>
          <w:tcPr>
            <w:tcW w:w="2000" w:type="dxa"/>
          </w:tcPr>
          <w:p w14:paraId="61E4CD94" w14:textId="77777777" w:rsidR="00CB18C8" w:rsidRDefault="00A06A66">
            <w:r>
              <w:rPr>
                <w:sz w:val="18"/>
                <w:szCs w:val="18"/>
              </w:rPr>
              <w:t>scale-02</w:t>
            </w:r>
          </w:p>
        </w:tc>
        <w:tc>
          <w:tcPr>
            <w:tcW w:w="1800" w:type="dxa"/>
          </w:tcPr>
          <w:p w14:paraId="21AF8C4C" w14:textId="77777777" w:rsidR="00CB18C8" w:rsidRDefault="00A06A66">
            <w:r>
              <w:rPr>
                <w:sz w:val="18"/>
                <w:szCs w:val="18"/>
              </w:rPr>
            </w:r>
            <w:del w:id="8890" w:author="Claude" w:date="2026-07-10T00:00:00Z">
              <w:r>
                <w:rPr>
                  <w:sz w:val="18"/>
                  <w:szCs w:val="18"/>
                </w:rPr>
                <w:delText>同一題材・前向き(0/6 ECO)</w:delText>
              </w:r>
            </w:del>
            <w:ins w:id="8891" w:author="Claude" w:date="2026-07-10T00:00:00Z">
              <w:r>
                <w:rPr>
                  <w:sz w:val="18"/>
                  <w:szCs w:val="18"/>
                </w:rPr>
                <w:t>同一題材・前向き(0/4 ECO=解体第2〜5段)</w:t>
              </w:r>
            </w:ins>
          </w:p>
        </w:tc>
      </w:tr>
      <w:tr w:rsidR="00CB18C8" w14:paraId="63A09F7A" w14:textId="77777777">
        <w:tc>
          <w:tcPr>
            <w:tcW w:w="2600" w:type="dxa"/>
          </w:tcPr>
          <w:p w14:paraId="08207C85" w14:textId="77777777" w:rsidR="00CB18C8" w:rsidRDefault="00A06A66">
            <w:r>
              <w:rPr>
                <w:sz w:val="18"/>
                <w:szCs w:val="18"/>
              </w:rPr>
              <w:t>kit自己完結性の穴(transfer T0静的監査)</w:t>
            </w:r>
          </w:p>
        </w:tc>
        <w:tc>
          <w:tcPr>
            <w:tcW w:w="2600" w:type="dxa"/>
          </w:tcPr>
          <w:p w14:paraId="6155B642" w14:textId="77777777" w:rsidR="00CB18C8" w:rsidRDefault="00A06A66">
            <w:r>
              <w:rPr>
                <w:sz w:val="18"/>
                <w:szCs w:val="18"/>
              </w:rPr>
              <w:t>kit補正+凍結タグ</w:t>
            </w:r>
          </w:p>
        </w:tc>
        <w:tc>
          <w:tcPr>
            <w:tcW w:w="2000" w:type="dxa"/>
          </w:tcPr>
          <w:p w14:paraId="303DE7CE" w14:textId="77777777" w:rsidR="00CB18C8" w:rsidRDefault="00A06A66">
            <w:r>
              <w:rPr>
                <w:sz w:val="18"/>
                <w:szCs w:val="18"/>
              </w:rPr>
              <w:t>transfer-01〜03</w:t>
            </w:r>
          </w:p>
        </w:tc>
        <w:tc>
          <w:tcPr>
            <w:tcW w:w="1800" w:type="dxa"/>
          </w:tcPr>
          <w:p w14:paraId="51F29DE8" w14:textId="77777777" w:rsidR="00CB18C8" w:rsidRDefault="00A06A66">
            <w:r>
              <w:rPr>
                <w:sz w:val="18"/>
                <w:szCs w:val="18"/>
              </w:rPr>
              <w:t>別実行主体への適用(3構成)</w:t>
            </w:r>
          </w:p>
        </w:tc>
      </w:tr>
      <w:tr w:rsidR="00CB18C8" w14:paraId="3124C840" w14:textId="77777777">
        <w:tc>
          <w:tcPr>
            <w:tcW w:w="2600" w:type="dxa"/>
          </w:tcPr>
          <w:p w14:paraId="2412EF20" w14:textId="77777777" w:rsidR="00CB18C8" w:rsidRDefault="00A06A66">
            <w:r>
              <w:rPr>
                <w:sz w:val="18"/>
                <w:szCs w:val="18"/>
              </w:rPr>
              <w:t>治具のfail-open等6件(第三者レビュー)</w:t>
            </w:r>
          </w:p>
        </w:tc>
        <w:tc>
          <w:tcPr>
            <w:tcW w:w="2600" w:type="dxa"/>
          </w:tcPr>
          <w:p w14:paraId="056C765F" w14:textId="77777777" w:rsidR="00CB18C8" w:rsidRDefault="00A06A66">
            <w:r>
              <w:rPr>
                <w:sz w:val="18"/>
                <w:szCs w:val="18"/>
              </w:rPr>
              <w:t>fail-closed+自己適合ゲート</w:t>
            </w:r>
          </w:p>
        </w:tc>
        <w:tc>
          <w:tcPr>
            <w:tcW w:w="2000" w:type="dxa"/>
          </w:tcPr>
          <w:p w14:paraId="2D05C286" w14:textId="77777777" w:rsidR="00CB18C8" w:rsidRDefault="00A06A66">
            <w:r>
              <w:rPr>
                <w:sz w:val="18"/>
                <w:szCs w:val="18"/>
              </w:rPr>
              <w:t>CI(毎コミット)</w:t>
            </w:r>
          </w:p>
        </w:tc>
        <w:tc>
          <w:tcPr>
            <w:tcW w:w="1800" w:type="dxa"/>
          </w:tcPr>
          <w:p w14:paraId="5104685E" w14:textId="77777777" w:rsidR="00CB18C8" w:rsidRDefault="00A06A66">
            <w:r>
              <w:rPr>
                <w:sz w:val="18"/>
                <w:szCs w:val="18"/>
              </w:rPr>
              <w:t>恒久回帰(陽性対照つき)</w:t>
            </w:r>
          </w:p>
        </w:tc>
      </w:tr>
    </w:tbl>
    <w:p w14:paraId="6B22FA84" w14:textId="77777777" w:rsidR="00CB18C8" w:rsidRDefault="00A06A66">
      <w:r>
        <w:t>各系列は主として「形成(左列の破れを発見した系列)」か「確認(改訂を凍結して評価した系列)」のいずれかに属する。同一系列が両方を兼ねる場合(例: scale-01は形成、scale-02は確認)、確認は改訂の凍結後に行い、形成に用いたデータで有効性を主張しない。</w:t>
      </w:r>
    </w:p>
    <w:p w14:paraId="37F18DCB" w14:textId="77777777" w:rsidR="00CB18C8" w:rsidRDefault="00A06A66">
      <w:pPr>
        <w:spacing w:before="120" w:after="60"/>
        <w:jc w:val="center"/>
      </w:pPr>
      <w:r>
        <w:rPr>
          <w:sz w:val="18"/>
          <w:szCs w:val="18"/>
        </w:rPr>
        <w:t>表24 隣接研究との比較軸(関連研究第14.1節の整理)</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500"/>
        <w:gridCol w:w="1300"/>
        <w:gridCol w:w="900"/>
        <w:gridCol w:w="900"/>
        <w:gridCol w:w="900"/>
        <w:gridCol w:w="1000"/>
        <w:gridCol w:w="900"/>
      </w:tblGrid>
      <w:tr w:rsidR="00CB18C8" w14:paraId="2C655B5D" w14:textId="77777777">
        <w:trPr>
          <w:tblHeader/>
        </w:trPr>
        <w:tc>
          <w:tcPr>
            <w:tcW w:w="1700" w:type="dxa"/>
          </w:tcPr>
          <w:p w14:paraId="48D977B1" w14:textId="77777777" w:rsidR="00CB18C8" w:rsidRDefault="00A06A66">
            <w:r>
              <w:rPr>
                <w:b/>
                <w:sz w:val="16"/>
                <w:szCs w:val="16"/>
              </w:rPr>
              <w:t>研究</w:t>
            </w:r>
          </w:p>
        </w:tc>
        <w:tc>
          <w:tcPr>
            <w:tcW w:w="1500" w:type="dxa"/>
          </w:tcPr>
          <w:p w14:paraId="59D19E10" w14:textId="77777777" w:rsidR="00CB18C8" w:rsidRDefault="00A06A66">
            <w:r>
              <w:rPr>
                <w:b/>
                <w:sz w:val="16"/>
                <w:szCs w:val="16"/>
              </w:rPr>
              <w:t>主評価単位</w:t>
            </w:r>
          </w:p>
        </w:tc>
        <w:tc>
          <w:tcPr>
            <w:tcW w:w="1300" w:type="dxa"/>
          </w:tcPr>
          <w:p w14:paraId="59A9A0B4" w14:textId="77777777" w:rsidR="00CB18C8" w:rsidRDefault="00A06A66">
            <w:r>
              <w:rPr>
                <w:b/>
                <w:sz w:val="16"/>
                <w:szCs w:val="16"/>
              </w:rPr>
              <w:t>入力仕様</w:t>
            </w:r>
          </w:p>
        </w:tc>
        <w:tc>
          <w:tcPr>
            <w:tcW w:w="900" w:type="dxa"/>
          </w:tcPr>
          <w:p w14:paraId="5B8711E0" w14:textId="77777777" w:rsidR="00CB18C8" w:rsidRDefault="00A06A66">
            <w:r>
              <w:rPr>
                <w:b/>
                <w:sz w:val="16"/>
                <w:szCs w:val="16"/>
              </w:rPr>
              <w:t>人間ゲート</w:t>
            </w:r>
          </w:p>
        </w:tc>
        <w:tc>
          <w:tcPr>
            <w:tcW w:w="900" w:type="dxa"/>
          </w:tcPr>
          <w:p w14:paraId="67C59B36" w14:textId="77777777" w:rsidR="00CB18C8" w:rsidRDefault="00A06A66">
            <w:r>
              <w:rPr>
                <w:b/>
                <w:sz w:val="16"/>
                <w:szCs w:val="16"/>
              </w:rPr>
              <w:t>変更管理</w:t>
            </w:r>
          </w:p>
        </w:tc>
        <w:tc>
          <w:tcPr>
            <w:tcW w:w="900" w:type="dxa"/>
          </w:tcPr>
          <w:p w14:paraId="22E0427B" w14:textId="77777777" w:rsidR="00CB18C8" w:rsidRDefault="00A06A66">
            <w:r>
              <w:rPr>
                <w:b/>
                <w:sz w:val="16"/>
                <w:szCs w:val="16"/>
              </w:rPr>
              <w:t>保守追跡</w:t>
            </w:r>
          </w:p>
        </w:tc>
        <w:tc>
          <w:tcPr>
            <w:tcW w:w="1000" w:type="dxa"/>
          </w:tcPr>
          <w:p w14:paraId="106336B0" w14:textId="77777777" w:rsidR="00CB18C8" w:rsidRDefault="00A06A66">
            <w:r>
              <w:rPr>
                <w:b/>
                <w:sz w:val="16"/>
                <w:szCs w:val="16"/>
              </w:rPr>
              <w:t>暗黙知の記録</w:t>
            </w:r>
          </w:p>
        </w:tc>
        <w:tc>
          <w:tcPr>
            <w:tcW w:w="900" w:type="dxa"/>
          </w:tcPr>
          <w:p w14:paraId="4935B4C9" w14:textId="77777777" w:rsidR="00CB18C8" w:rsidRDefault="00A06A66">
            <w:r>
              <w:rPr>
                <w:b/>
                <w:sz w:val="16"/>
                <w:szCs w:val="16"/>
              </w:rPr>
              <w:t>多主体分散</w:t>
            </w:r>
          </w:p>
        </w:tc>
      </w:tr>
      <w:tr w:rsidR="00CB18C8" w14:paraId="62A829F5" w14:textId="77777777">
        <w:tc>
          <w:tcPr>
            <w:tcW w:w="1700" w:type="dxa"/>
          </w:tcPr>
          <w:p w14:paraId="476EB82E" w14:textId="77777777" w:rsidR="00CB18C8" w:rsidRDefault="00A06A66">
            <w:r>
              <w:rPr>
                <w:sz w:val="16"/>
                <w:szCs w:val="16"/>
              </w:rPr>
              <w:t>Agentless [20]</w:t>
            </w:r>
          </w:p>
        </w:tc>
        <w:tc>
          <w:tcPr>
            <w:tcW w:w="1500" w:type="dxa"/>
          </w:tcPr>
          <w:p w14:paraId="7D9C9BCB" w14:textId="77777777" w:rsidR="00CB18C8" w:rsidRDefault="00A06A66">
            <w:r>
              <w:rPr>
                <w:sz w:val="16"/>
                <w:szCs w:val="16"/>
              </w:rPr>
              <w:t>issue解決率</w:t>
            </w:r>
          </w:p>
        </w:tc>
        <w:tc>
          <w:tcPr>
            <w:tcW w:w="1300" w:type="dxa"/>
          </w:tcPr>
          <w:p w14:paraId="7C11A7D7" w14:textId="77777777" w:rsidR="00CB18C8" w:rsidRDefault="00A06A66">
            <w:r>
              <w:rPr>
                <w:sz w:val="16"/>
                <w:szCs w:val="16"/>
              </w:rPr>
              <w:t>issue+リポジトリ</w:t>
            </w:r>
          </w:p>
        </w:tc>
        <w:tc>
          <w:tcPr>
            <w:tcW w:w="900" w:type="dxa"/>
          </w:tcPr>
          <w:p w14:paraId="4C60CEED" w14:textId="77777777" w:rsidR="00CB18C8" w:rsidRDefault="00A06A66">
            <w:r>
              <w:rPr>
                <w:sz w:val="16"/>
                <w:szCs w:val="16"/>
              </w:rPr>
              <w:t>なし</w:t>
            </w:r>
          </w:p>
        </w:tc>
        <w:tc>
          <w:tcPr>
            <w:tcW w:w="900" w:type="dxa"/>
          </w:tcPr>
          <w:p w14:paraId="38EF42A0" w14:textId="77777777" w:rsidR="00CB18C8" w:rsidRDefault="00A06A66">
            <w:r>
              <w:rPr>
                <w:sz w:val="16"/>
                <w:szCs w:val="16"/>
              </w:rPr>
              <w:t>なし</w:t>
            </w:r>
          </w:p>
        </w:tc>
        <w:tc>
          <w:tcPr>
            <w:tcW w:w="900" w:type="dxa"/>
          </w:tcPr>
          <w:p w14:paraId="4DDBB683" w14:textId="77777777" w:rsidR="00CB18C8" w:rsidRDefault="00A06A66">
            <w:r>
              <w:rPr>
                <w:sz w:val="16"/>
                <w:szCs w:val="16"/>
              </w:rPr>
              <w:t>なし</w:t>
            </w:r>
          </w:p>
        </w:tc>
        <w:tc>
          <w:tcPr>
            <w:tcW w:w="1000" w:type="dxa"/>
          </w:tcPr>
          <w:p w14:paraId="00F596E3" w14:textId="77777777" w:rsidR="00CB18C8" w:rsidRDefault="00A06A66">
            <w:r>
              <w:rPr>
                <w:sz w:val="16"/>
                <w:szCs w:val="16"/>
              </w:rPr>
              <w:t>なし</w:t>
            </w:r>
          </w:p>
        </w:tc>
        <w:tc>
          <w:tcPr>
            <w:tcW w:w="900" w:type="dxa"/>
          </w:tcPr>
          <w:p w14:paraId="68AA2707" w14:textId="77777777" w:rsidR="00CB18C8" w:rsidRDefault="00A06A66">
            <w:r>
              <w:rPr>
                <w:sz w:val="16"/>
                <w:szCs w:val="16"/>
              </w:rPr>
              <w:t>なし</w:t>
            </w:r>
          </w:p>
        </w:tc>
      </w:tr>
      <w:tr w:rsidR="00CB18C8" w14:paraId="405D347A" w14:textId="77777777">
        <w:tc>
          <w:tcPr>
            <w:tcW w:w="1700" w:type="dxa"/>
          </w:tcPr>
          <w:p w14:paraId="685E8F51" w14:textId="77777777" w:rsidR="00CB18C8" w:rsidRDefault="00A06A66">
            <w:r>
              <w:rPr>
                <w:sz w:val="16"/>
                <w:szCs w:val="16"/>
              </w:rPr>
              <w:t>HITL agents [21]</w:t>
            </w:r>
          </w:p>
        </w:tc>
        <w:tc>
          <w:tcPr>
            <w:tcW w:w="1500" w:type="dxa"/>
          </w:tcPr>
          <w:p w14:paraId="0EAD052C" w14:textId="77777777" w:rsidR="00CB18C8" w:rsidRDefault="00A06A66">
            <w:r>
              <w:rPr>
                <w:sz w:val="16"/>
                <w:szCs w:val="16"/>
              </w:rPr>
              <w:t>実運用タスク+人間評価</w:t>
            </w:r>
          </w:p>
        </w:tc>
        <w:tc>
          <w:tcPr>
            <w:tcW w:w="1300" w:type="dxa"/>
          </w:tcPr>
          <w:p w14:paraId="1EAC2E4C" w14:textId="77777777" w:rsidR="00CB18C8" w:rsidRDefault="00A06A66">
            <w:r>
              <w:rPr>
                <w:sz w:val="16"/>
                <w:szCs w:val="16"/>
              </w:rPr>
              <w:t>タスク記述</w:t>
            </w:r>
          </w:p>
        </w:tc>
        <w:tc>
          <w:tcPr>
            <w:tcW w:w="900" w:type="dxa"/>
          </w:tcPr>
          <w:p w14:paraId="4E78CDC2" w14:textId="77777777" w:rsidR="00CB18C8" w:rsidRDefault="00A06A66">
            <w:r>
              <w:rPr>
                <w:sz w:val="16"/>
                <w:szCs w:val="16"/>
              </w:rPr>
              <w:t>あり(フィードバック)</w:t>
            </w:r>
          </w:p>
        </w:tc>
        <w:tc>
          <w:tcPr>
            <w:tcW w:w="900" w:type="dxa"/>
          </w:tcPr>
          <w:p w14:paraId="0B7A7581" w14:textId="77777777" w:rsidR="00CB18C8" w:rsidRDefault="00A06A66">
            <w:r>
              <w:rPr>
                <w:sz w:val="16"/>
                <w:szCs w:val="16"/>
              </w:rPr>
              <w:t>なし</w:t>
            </w:r>
          </w:p>
        </w:tc>
        <w:tc>
          <w:tcPr>
            <w:tcW w:w="900" w:type="dxa"/>
          </w:tcPr>
          <w:p w14:paraId="73FA8A29" w14:textId="77777777" w:rsidR="00CB18C8" w:rsidRDefault="00A06A66">
            <w:r>
              <w:rPr>
                <w:sz w:val="16"/>
                <w:szCs w:val="16"/>
              </w:rPr>
              <w:t>なし</w:t>
            </w:r>
          </w:p>
        </w:tc>
        <w:tc>
          <w:tcPr>
            <w:tcW w:w="1000" w:type="dxa"/>
          </w:tcPr>
          <w:p w14:paraId="6D933EDA" w14:textId="77777777" w:rsidR="00CB18C8" w:rsidRDefault="00A06A66">
            <w:r>
              <w:rPr>
                <w:sz w:val="16"/>
                <w:szCs w:val="16"/>
              </w:rPr>
              <w:t>なし</w:t>
            </w:r>
          </w:p>
        </w:tc>
        <w:tc>
          <w:tcPr>
            <w:tcW w:w="900" w:type="dxa"/>
          </w:tcPr>
          <w:p w14:paraId="44DF2A0E" w14:textId="77777777" w:rsidR="00CB18C8" w:rsidRDefault="00A06A66">
            <w:r>
              <w:rPr>
                <w:sz w:val="16"/>
                <w:szCs w:val="16"/>
              </w:rPr>
              <w:t>なし</w:t>
            </w:r>
          </w:p>
        </w:tc>
      </w:tr>
      <w:tr w:rsidR="00CB18C8" w14:paraId="58D6198B" w14:textId="77777777">
        <w:tc>
          <w:tcPr>
            <w:tcW w:w="1700" w:type="dxa"/>
          </w:tcPr>
          <w:p w14:paraId="52B2FA8B" w14:textId="77777777" w:rsidR="00CB18C8" w:rsidRDefault="00A06A66">
            <w:r>
              <w:rPr>
                <w:sz w:val="16"/>
                <w:szCs w:val="16"/>
              </w:rPr>
              <w:t>SWE-PolyBench [22]</w:t>
            </w:r>
          </w:p>
        </w:tc>
        <w:tc>
          <w:tcPr>
            <w:tcW w:w="1500" w:type="dxa"/>
          </w:tcPr>
          <w:p w14:paraId="3742989D" w14:textId="77777777" w:rsidR="00CB18C8" w:rsidRDefault="00A06A66">
            <w:r>
              <w:rPr>
                <w:sz w:val="16"/>
                <w:szCs w:val="16"/>
              </w:rPr>
              <w:t>多言語リポレベル解決率</w:t>
            </w:r>
          </w:p>
        </w:tc>
        <w:tc>
          <w:tcPr>
            <w:tcW w:w="1300" w:type="dxa"/>
          </w:tcPr>
          <w:p w14:paraId="10E58B04" w14:textId="77777777" w:rsidR="00CB18C8" w:rsidRDefault="00A06A66">
            <w:r>
              <w:rPr>
                <w:sz w:val="16"/>
                <w:szCs w:val="16"/>
              </w:rPr>
              <w:t>issue+リポジトリ</w:t>
            </w:r>
          </w:p>
        </w:tc>
        <w:tc>
          <w:tcPr>
            <w:tcW w:w="900" w:type="dxa"/>
          </w:tcPr>
          <w:p w14:paraId="5112D2F9" w14:textId="77777777" w:rsidR="00CB18C8" w:rsidRDefault="00A06A66">
            <w:r>
              <w:rPr>
                <w:sz w:val="16"/>
                <w:szCs w:val="16"/>
              </w:rPr>
              <w:t>なし</w:t>
            </w:r>
          </w:p>
        </w:tc>
        <w:tc>
          <w:tcPr>
            <w:tcW w:w="900" w:type="dxa"/>
          </w:tcPr>
          <w:p w14:paraId="5A346EFA" w14:textId="77777777" w:rsidR="00CB18C8" w:rsidRDefault="00A06A66">
            <w:r>
              <w:rPr>
                <w:sz w:val="16"/>
                <w:szCs w:val="16"/>
              </w:rPr>
              <w:t>なし</w:t>
            </w:r>
          </w:p>
        </w:tc>
        <w:tc>
          <w:tcPr>
            <w:tcW w:w="900" w:type="dxa"/>
          </w:tcPr>
          <w:p w14:paraId="28924277" w14:textId="77777777" w:rsidR="00CB18C8" w:rsidRDefault="00A06A66">
            <w:r>
              <w:rPr>
                <w:sz w:val="16"/>
                <w:szCs w:val="16"/>
              </w:rPr>
              <w:t>なし</w:t>
            </w:r>
          </w:p>
        </w:tc>
        <w:tc>
          <w:tcPr>
            <w:tcW w:w="1000" w:type="dxa"/>
          </w:tcPr>
          <w:p w14:paraId="0E0C9A50" w14:textId="77777777" w:rsidR="00CB18C8" w:rsidRDefault="00A06A66">
            <w:r>
              <w:rPr>
                <w:sz w:val="16"/>
                <w:szCs w:val="16"/>
              </w:rPr>
              <w:t>なし</w:t>
            </w:r>
          </w:p>
        </w:tc>
        <w:tc>
          <w:tcPr>
            <w:tcW w:w="900" w:type="dxa"/>
          </w:tcPr>
          <w:p w14:paraId="1488A2B1" w14:textId="77777777" w:rsidR="00CB18C8" w:rsidRDefault="00A06A66">
            <w:r>
              <w:rPr>
                <w:sz w:val="16"/>
                <w:szCs w:val="16"/>
              </w:rPr>
              <w:t>なし</w:t>
            </w:r>
          </w:p>
        </w:tc>
      </w:tr>
      <w:tr w:rsidR="00CB18C8" w14:paraId="4054BFE0" w14:textId="77777777">
        <w:tc>
          <w:tcPr>
            <w:tcW w:w="1700" w:type="dxa"/>
          </w:tcPr>
          <w:p w14:paraId="289EE102" w14:textId="77777777" w:rsidR="00CB18C8" w:rsidRDefault="00A06A66">
            <w:r>
              <w:rPr>
                <w:sz w:val="16"/>
                <w:szCs w:val="16"/>
              </w:rPr>
              <w:t>AGENTS.md評価 [23]</w:t>
            </w:r>
          </w:p>
        </w:tc>
        <w:tc>
          <w:tcPr>
            <w:tcW w:w="1500" w:type="dxa"/>
          </w:tcPr>
          <w:p w14:paraId="722AD8B3" w14:textId="77777777" w:rsidR="00CB18C8" w:rsidRDefault="00A06A66">
            <w:r>
              <w:rPr>
                <w:sz w:val="16"/>
                <w:szCs w:val="16"/>
              </w:rPr>
              <w:t>成功率×文脈文書の有無</w:t>
            </w:r>
          </w:p>
        </w:tc>
        <w:tc>
          <w:tcPr>
            <w:tcW w:w="1300" w:type="dxa"/>
          </w:tcPr>
          <w:p w14:paraId="70C83619" w14:textId="77777777" w:rsidR="00CB18C8" w:rsidRDefault="00A06A66">
            <w:r>
              <w:rPr>
                <w:sz w:val="16"/>
                <w:szCs w:val="16"/>
              </w:rPr>
              <w:t>文脈文書+issue</w:t>
            </w:r>
          </w:p>
        </w:tc>
        <w:tc>
          <w:tcPr>
            <w:tcW w:w="900" w:type="dxa"/>
          </w:tcPr>
          <w:p w14:paraId="4BD04CA6" w14:textId="77777777" w:rsidR="00CB18C8" w:rsidRDefault="00A06A66">
            <w:r>
              <w:rPr>
                <w:sz w:val="16"/>
                <w:szCs w:val="16"/>
              </w:rPr>
              <w:t>なし</w:t>
            </w:r>
          </w:p>
        </w:tc>
        <w:tc>
          <w:tcPr>
            <w:tcW w:w="900" w:type="dxa"/>
          </w:tcPr>
          <w:p w14:paraId="111967FB" w14:textId="77777777" w:rsidR="00CB18C8" w:rsidRDefault="00A06A66">
            <w:r>
              <w:rPr>
                <w:sz w:val="16"/>
                <w:szCs w:val="16"/>
              </w:rPr>
              <w:t>なし</w:t>
            </w:r>
          </w:p>
        </w:tc>
        <w:tc>
          <w:tcPr>
            <w:tcW w:w="900" w:type="dxa"/>
          </w:tcPr>
          <w:p w14:paraId="16B6BC56" w14:textId="77777777" w:rsidR="00CB18C8" w:rsidRDefault="00A06A66">
            <w:r>
              <w:rPr>
                <w:sz w:val="16"/>
                <w:szCs w:val="16"/>
              </w:rPr>
              <w:t>なし</w:t>
            </w:r>
          </w:p>
        </w:tc>
        <w:tc>
          <w:tcPr>
            <w:tcW w:w="1000" w:type="dxa"/>
          </w:tcPr>
          <w:p w14:paraId="7B63F2E6" w14:textId="77777777" w:rsidR="00CB18C8" w:rsidRDefault="00A06A66">
            <w:r>
              <w:rPr>
                <w:sz w:val="16"/>
                <w:szCs w:val="16"/>
              </w:rPr>
              <w:t>指示の遵守を測定</w:t>
            </w:r>
          </w:p>
        </w:tc>
        <w:tc>
          <w:tcPr>
            <w:tcW w:w="900" w:type="dxa"/>
          </w:tcPr>
          <w:p w14:paraId="446A6295" w14:textId="77777777" w:rsidR="00CB18C8" w:rsidRDefault="00A06A66">
            <w:r>
              <w:rPr>
                <w:sz w:val="16"/>
                <w:szCs w:val="16"/>
              </w:rPr>
              <w:t>なし</w:t>
            </w:r>
          </w:p>
        </w:tc>
      </w:tr>
      <w:tr w:rsidR="00CB18C8" w14:paraId="172CF56E" w14:textId="77777777">
        <w:tc>
          <w:tcPr>
            <w:tcW w:w="1700" w:type="dxa"/>
          </w:tcPr>
          <w:p w14:paraId="0E51D4BC" w14:textId="77777777" w:rsidR="00CB18C8" w:rsidRDefault="00A06A66">
            <w:r>
              <w:rPr>
                <w:sz w:val="16"/>
                <w:szCs w:val="16"/>
              </w:rPr>
              <w:t>BomDD(本研究)</w:t>
            </w:r>
          </w:p>
        </w:tc>
        <w:tc>
          <w:tcPr>
            <w:tcW w:w="1500" w:type="dxa"/>
          </w:tcPr>
          <w:p w14:paraId="745AFA66" w14:textId="77777777" w:rsidR="00CB18C8" w:rsidRDefault="00A06A66">
            <w:r>
              <w:rPr>
                <w:sz w:val="16"/>
                <w:szCs w:val="16"/>
              </w:rPr>
              <w:t>工程(転移・回帰・影響精度・分散)</w:t>
            </w:r>
          </w:p>
        </w:tc>
        <w:tc>
          <w:tcPr>
            <w:tcW w:w="1300" w:type="dxa"/>
          </w:tcPr>
          <w:p w14:paraId="61450D8B" w14:textId="77777777" w:rsidR="00CB18C8" w:rsidRDefault="00A06A66">
            <w:r>
              <w:rPr>
                <w:sz w:val="16"/>
                <w:szCs w:val="16"/>
              </w:rPr>
              <w:t>凍結BOM+K-BOM+kit(版管理)</w:t>
            </w:r>
          </w:p>
        </w:tc>
        <w:tc>
          <w:tcPr>
            <w:tcW w:w="900" w:type="dxa"/>
          </w:tcPr>
          <w:p w14:paraId="31257C51" w14:textId="77777777" w:rsidR="00CB18C8" w:rsidRDefault="00A06A66">
            <w:r>
              <w:rPr>
                <w:sz w:val="16"/>
                <w:szCs w:val="16"/>
              </w:rPr>
              <w:t>あり(裁定・golden・waiver)</w:t>
            </w:r>
          </w:p>
        </w:tc>
        <w:tc>
          <w:tcPr>
            <w:tcW w:w="900" w:type="dxa"/>
          </w:tcPr>
          <w:p w14:paraId="061EFBB5" w14:textId="77777777" w:rsidR="00CB18C8" w:rsidRDefault="00A06A66">
            <w:r>
              <w:rPr>
                <w:sz w:val="16"/>
                <w:szCs w:val="16"/>
              </w:rPr>
              <w:t>ECO(影響凍結+diff監査)</w:t>
            </w:r>
          </w:p>
        </w:tc>
        <w:tc>
          <w:tcPr>
            <w:tcW w:w="900" w:type="dxa"/>
          </w:tcPr>
          <w:p w14:paraId="6DAAFEC8" w14:textId="77777777" w:rsidR="00CB18C8" w:rsidRDefault="00A06A66">
            <w:r>
              <w:rPr>
                <w:sz w:val="16"/>
                <w:szCs w:val="16"/>
              </w:rPr>
              <w:t>S-BOM(劣化の逆引き)</w:t>
            </w:r>
          </w:p>
        </w:tc>
        <w:tc>
          <w:tcPr>
            <w:tcW w:w="1000" w:type="dxa"/>
          </w:tcPr>
          <w:p w14:paraId="53FD290E" w14:textId="77777777" w:rsidR="00CB18C8" w:rsidRDefault="00A06A66">
            <w:r>
              <w:rPr>
                <w:sz w:val="16"/>
                <w:szCs w:val="16"/>
              </w:rPr>
              <w:t>K-BOM+ずる報告</w:t>
            </w:r>
          </w:p>
        </w:tc>
        <w:tc>
          <w:tcPr>
            <w:tcW w:w="900" w:type="dxa"/>
          </w:tcPr>
          <w:p w14:paraId="321CD53B" w14:textId="77777777" w:rsidR="00CB18C8" w:rsidRDefault="00A06A66">
            <w:r>
              <w:rPr>
                <w:sz w:val="16"/>
                <w:szCs w:val="16"/>
              </w:rPr>
              <w:t>多工場分散の帰属</w:t>
            </w:r>
          </w:p>
        </w:tc>
      </w:tr>
    </w:tbl>
    <w:p w14:paraId="32D02AE5" w14:textId="77777777" w:rsidR="00CB18C8" w:rsidRDefault="00A06A66">
      <w:r>
        <w:t>BomDDの独自性は単発解決率の向上ではなく、入力の版管理・暗黙知の露出・受入深さ・ECO・保守追跡を同一工程に閉じ、その工程自体を測定対象にする点にある。</w:t>
      </w:r>
    </w:p>
    <w:p>
      <w:pPr>
        <w:spacing w:before="120" w:after="60"/>
        <w:jc w:val="center"/>
        <w:rPr>
          <w:ins w:id="8951" w:author="Claude" w:date="2026-07-10T00:00:00Z"/>
        </w:rPr>
      </w:pPr>
      <w:ins w:id="8952" w:author="Claude" w:date="2026-07-10T00:00:00Z">
        <w:r>
          <w:rPr>
            <w:sz w:val="18"/>
            <w:szCs w:val="18"/>
          </w:rPr>
          <w:t xml:space="preserve">表25 stage-0 OSS追試のリポジトリ別内訳(定義は凍結測定規約=公開治具 stage0-survey.py・一次記録 loops/stage0-oss-01/)</w:t>
        </w:r>
      </w:ins>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1100"/>
        <w:gridCol w:w="1400"/>
        <w:gridCol w:w="1300"/>
        <w:gridCol w:w="1300"/>
        <w:gridCol w:w="1200"/>
        <w:gridCol w:w="1300"/>
      </w:tblGrid>
      <w:tr>
        <w:trPr>
          <w:tblHeader/>
          <w:ins w:id="8967" w:author="Claude" w:date="2026-07-10T00:00:00Z"/>
        </w:trPr>
        <w:tc>
          <w:tcPr>
            <w:tcW w:w="1600" w:type="dxa"/>
          </w:tcPr>
          <w:p>
            <w:pPr>
              <w:rPr>
                <w:ins w:id="8953" w:author="Claude" w:date="2026-07-10T00:00:00Z"/>
              </w:rPr>
            </w:pPr>
            <w:ins w:id="8954" w:author="Claude" w:date="2026-07-10T00:00:00Z">
              <w:r>
                <w:rPr>
                  <w:b/>
                  <w:sz w:val="16"/>
                  <w:szCs w:val="16"/>
                </w:rPr>
                <w:t xml:space="preserve">リポジトリ</w:t>
              </w:r>
            </w:ins>
          </w:p>
        </w:tc>
        <w:tc>
          <w:tcPr>
            <w:tcW w:w="1100" w:type="dxa"/>
          </w:tcPr>
          <w:p>
            <w:pPr>
              <w:rPr>
                <w:ins w:id="8955" w:author="Claude" w:date="2026-07-10T00:00:00Z"/>
              </w:rPr>
            </w:pPr>
            <w:ins w:id="8956" w:author="Claude" w:date="2026-07-10T00:00:00Z">
              <w:r>
                <w:rPr>
                  <w:b/>
                  <w:sz w:val="16"/>
                  <w:szCs w:val="16"/>
                </w:rPr>
                <w:t xml:space="preserve">HEAD(コミット範囲)</w:t>
              </w:r>
            </w:ins>
          </w:p>
        </w:tc>
        <w:tc>
          <w:tcPr>
            <w:tcW w:w="1400" w:type="dxa"/>
          </w:tcPr>
          <w:p>
            <w:pPr>
              <w:rPr>
                <w:ins w:id="8957" w:author="Claude" w:date="2026-07-10T00:00:00Z"/>
              </w:rPr>
            </w:pPr>
            <w:ins w:id="8958" w:author="Claude" w:date="2026-07-10T00:00:00Z">
              <w:r>
                <w:rPr>
                  <w:b/>
                  <w:sz w:val="16"/>
                  <w:szCs w:val="16"/>
                </w:rPr>
                <w:t xml:space="preserve">総行数・ファイル数</w:t>
              </w:r>
            </w:ins>
          </w:p>
        </w:tc>
        <w:tc>
          <w:tcPr>
            <w:tcW w:w="1300" w:type="dxa"/>
          </w:tcPr>
          <w:p>
            <w:pPr>
              <w:rPr>
                <w:ins w:id="8959" w:author="Claude" w:date="2026-07-10T00:00:00Z"/>
              </w:rPr>
            </w:pPr>
            <w:ins w:id="8960" w:author="Claude" w:date="2026-07-10T00:00:00Z">
              <w:r>
                <w:rPr>
                  <w:b/>
                  <w:sz w:val="16"/>
                  <w:szCs w:val="16"/>
                </w:rPr>
                <w:t xml:space="preserve">解析コミット数</w:t>
              </w:r>
            </w:ins>
          </w:p>
        </w:tc>
        <w:tc>
          <w:tcPr>
            <w:tcW w:w="1300" w:type="dxa"/>
          </w:tcPr>
          <w:p>
            <w:pPr>
              <w:rPr>
                <w:ins w:id="8961" w:author="Claude" w:date="2026-07-10T00:00:00Z"/>
              </w:rPr>
            </w:pPr>
            <w:ins w:id="8962" w:author="Claude" w:date="2026-07-10T00:00:00Z">
              <w:r>
                <w:rPr>
                  <w:b/>
                  <w:sz w:val="16"/>
                  <w:szCs w:val="16"/>
                </w:rPr>
                <w:t xml:space="preserve">churn∩fix overlap(上位10の重なり)</w:t>
              </w:r>
            </w:ins>
          </w:p>
        </w:tc>
        <w:tc>
          <w:tcPr>
            <w:tcW w:w="1200" w:type="dxa"/>
          </w:tcPr>
          <w:p>
            <w:pPr>
              <w:rPr>
                <w:ins w:id="8963" w:author="Claude" w:date="2026-07-10T00:00:00Z"/>
              </w:rPr>
            </w:pPr>
            <w:ins w:id="8964" w:author="Claude" w:date="2026-07-10T00:00:00Z">
              <w:r>
                <w:rPr>
                  <w:b/>
                  <w:sz w:val="16"/>
                  <w:szCs w:val="16"/>
                </w:rPr>
                <w:t xml:space="preserve">unit跨ぎ率(全変更)</w:t>
              </w:r>
            </w:ins>
          </w:p>
        </w:tc>
        <w:tc>
          <w:tcPr>
            <w:tcW w:w="1300" w:type="dxa"/>
          </w:tcPr>
          <w:p>
            <w:pPr>
              <w:rPr>
                <w:ins w:id="8965" w:author="Claude" w:date="2026-07-10T00:00:00Z"/>
              </w:rPr>
            </w:pPr>
            <w:ins w:id="8966" w:author="Claude" w:date="2026-07-10T00:00:00Z">
              <w:r>
                <w:rPr>
                  <w:b/>
                  <w:sz w:val="16"/>
                  <w:szCs w:val="16"/>
                </w:rPr>
                <w:t xml:space="preserve">同(fix限定)</w:t>
              </w:r>
            </w:ins>
          </w:p>
        </w:tc>
      </w:tr>
      <w:tr>
        <w:trPr>
          <w:ins w:id="8982" w:author="Claude" w:date="2026-07-10T00:00:00Z"/>
        </w:trPr>
        <w:tc>
          <w:tcPr>
            <w:tcW w:w="1600" w:type="dxa"/>
          </w:tcPr>
          <w:p>
            <w:pPr>
              <w:rPr>
                <w:ins w:id="8968" w:author="Claude" w:date="2026-07-10T00:00:00Z"/>
              </w:rPr>
            </w:pPr>
            <w:ins w:id="8969" w:author="Claude" w:date="2026-07-10T00:00:00Z">
              <w:r>
                <w:rPr>
                  <w:sz w:val="16"/>
                  <w:szCs w:val="16"/>
                </w:rPr>
                <w:t xml:space="preserve">jellyfin(C#)</w:t>
              </w:r>
            </w:ins>
          </w:p>
        </w:tc>
        <w:tc>
          <w:tcPr>
            <w:tcW w:w="1100" w:type="dxa"/>
          </w:tcPr>
          <w:p>
            <w:pPr>
              <w:rPr>
                <w:ins w:id="8970" w:author="Claude" w:date="2026-07-10T00:00:00Z"/>
              </w:rPr>
            </w:pPr>
            <w:ins w:id="8971" w:author="Claude" w:date="2026-07-10T00:00:00Z">
              <w:r>
                <w:rPr>
                  <w:sz w:val="16"/>
                  <w:szCs w:val="16"/>
                </w:rPr>
                <w:t xml:space="preserve">53aafcd3</w:t>
              </w:r>
            </w:ins>
          </w:p>
        </w:tc>
        <w:tc>
          <w:tcPr>
            <w:tcW w:w="1400" w:type="dxa"/>
          </w:tcPr>
          <w:p>
            <w:pPr>
              <w:rPr>
                <w:ins w:id="8972" w:author="Claude" w:date="2026-07-10T00:00:00Z"/>
              </w:rPr>
            </w:pPr>
            <w:ins w:id="8973" w:author="Claude" w:date="2026-07-10T00:00:00Z">
              <w:r>
                <w:rPr>
                  <w:sz w:val="16"/>
                  <w:szCs w:val="16"/>
                </w:rPr>
                <w:t xml:space="preserve">361k・2,485</w:t>
              </w:r>
            </w:ins>
          </w:p>
        </w:tc>
        <w:tc>
          <w:tcPr>
            <w:tcW w:w="1300" w:type="dxa"/>
          </w:tcPr>
          <w:p>
            <w:pPr>
              <w:rPr>
                <w:ins w:id="8974" w:author="Claude" w:date="2026-07-10T00:00:00Z"/>
              </w:rPr>
            </w:pPr>
            <w:ins w:id="8975" w:author="Claude" w:date="2026-07-10T00:00:00Z">
              <w:r>
                <w:rPr>
                  <w:sz w:val="16"/>
                  <w:szCs w:val="16"/>
                </w:rPr>
                <w:t xml:space="preserve">22,415</w:t>
              </w:r>
            </w:ins>
          </w:p>
        </w:tc>
        <w:tc>
          <w:tcPr>
            <w:tcW w:w="1300" w:type="dxa"/>
          </w:tcPr>
          <w:p>
            <w:pPr>
              <w:rPr>
                <w:ins w:id="8976" w:author="Claude" w:date="2026-07-10T00:00:00Z"/>
              </w:rPr>
            </w:pPr>
            <w:ins w:id="8977" w:author="Claude" w:date="2026-07-10T00:00:00Z">
              <w:r>
                <w:rPr>
                  <w:sz w:val="16"/>
                  <w:szCs w:val="16"/>
                </w:rPr>
                <w:t xml:space="preserve">6</w:t>
              </w:r>
            </w:ins>
          </w:p>
        </w:tc>
        <w:tc>
          <w:tcPr>
            <w:tcW w:w="1200" w:type="dxa"/>
          </w:tcPr>
          <w:p>
            <w:pPr>
              <w:rPr>
                <w:ins w:id="8978" w:author="Claude" w:date="2026-07-10T00:00:00Z"/>
              </w:rPr>
            </w:pPr>
            <w:ins w:id="8979" w:author="Claude" w:date="2026-07-10T00:00:00Z">
              <w:r>
                <w:rPr>
                  <w:sz w:val="16"/>
                  <w:szCs w:val="16"/>
                </w:rPr>
                <w:t xml:space="preserve">37.5%</w:t>
              </w:r>
            </w:ins>
          </w:p>
        </w:tc>
        <w:tc>
          <w:tcPr>
            <w:tcW w:w="1300" w:type="dxa"/>
          </w:tcPr>
          <w:p>
            <w:pPr>
              <w:rPr>
                <w:ins w:id="8980" w:author="Claude" w:date="2026-07-10T00:00:00Z"/>
              </w:rPr>
            </w:pPr>
            <w:ins w:id="8981" w:author="Claude" w:date="2026-07-10T00:00:00Z">
              <w:r>
                <w:rPr>
                  <w:sz w:val="16"/>
                  <w:szCs w:val="16"/>
                </w:rPr>
                <w:t xml:space="preserve">36.7%</w:t>
              </w:r>
            </w:ins>
          </w:p>
        </w:tc>
      </w:tr>
      <w:tr>
        <w:trPr>
          <w:ins w:id="8997" w:author="Claude" w:date="2026-07-10T00:00:00Z"/>
        </w:trPr>
        <w:tc>
          <w:tcPr>
            <w:tcW w:w="1600" w:type="dxa"/>
          </w:tcPr>
          <w:p>
            <w:pPr>
              <w:rPr>
                <w:ins w:id="8983" w:author="Claude" w:date="2026-07-10T00:00:00Z"/>
              </w:rPr>
            </w:pPr>
            <w:ins w:id="8984" w:author="Claude" w:date="2026-07-10T00:00:00Z">
              <w:r>
                <w:rPr>
                  <w:sz w:val="16"/>
                  <w:szCs w:val="16"/>
                </w:rPr>
                <w:t xml:space="preserve">gitea(Go+TS)</w:t>
              </w:r>
            </w:ins>
          </w:p>
        </w:tc>
        <w:tc>
          <w:tcPr>
            <w:tcW w:w="1100" w:type="dxa"/>
          </w:tcPr>
          <w:p>
            <w:pPr>
              <w:rPr>
                <w:ins w:id="8985" w:author="Claude" w:date="2026-07-10T00:00:00Z"/>
              </w:rPr>
            </w:pPr>
            <w:ins w:id="8986" w:author="Claude" w:date="2026-07-10T00:00:00Z">
              <w:r>
                <w:rPr>
                  <w:sz w:val="16"/>
                  <w:szCs w:val="16"/>
                </w:rPr>
                <w:t xml:space="preserve">545ed923</w:t>
              </w:r>
            </w:ins>
          </w:p>
        </w:tc>
        <w:tc>
          <w:tcPr>
            <w:tcW w:w="1400" w:type="dxa"/>
          </w:tcPr>
          <w:p>
            <w:pPr>
              <w:rPr>
                <w:ins w:id="8987" w:author="Claude" w:date="2026-07-10T00:00:00Z"/>
              </w:rPr>
            </w:pPr>
            <w:ins w:id="8988" w:author="Claude" w:date="2026-07-10T00:00:00Z">
              <w:r>
                <w:rPr>
                  <w:sz w:val="16"/>
                  <w:szCs w:val="16"/>
                </w:rPr>
                <w:t xml:space="preserve">774k・5,615</w:t>
              </w:r>
            </w:ins>
          </w:p>
        </w:tc>
        <w:tc>
          <w:tcPr>
            <w:tcW w:w="1300" w:type="dxa"/>
          </w:tcPr>
          <w:p>
            <w:pPr>
              <w:rPr>
                <w:ins w:id="8989" w:author="Claude" w:date="2026-07-10T00:00:00Z"/>
              </w:rPr>
            </w:pPr>
            <w:ins w:id="8990" w:author="Claude" w:date="2026-07-10T00:00:00Z">
              <w:r>
                <w:rPr>
                  <w:sz w:val="16"/>
                  <w:szCs w:val="16"/>
                </w:rPr>
                <w:t xml:space="preserve">19,923</w:t>
              </w:r>
            </w:ins>
          </w:p>
        </w:tc>
        <w:tc>
          <w:tcPr>
            <w:tcW w:w="1300" w:type="dxa"/>
          </w:tcPr>
          <w:p>
            <w:pPr>
              <w:rPr>
                <w:ins w:id="8991" w:author="Claude" w:date="2026-07-10T00:00:00Z"/>
              </w:rPr>
            </w:pPr>
            <w:ins w:id="8992" w:author="Claude" w:date="2026-07-10T00:00:00Z">
              <w:r>
                <w:rPr>
                  <w:sz w:val="16"/>
                  <w:szCs w:val="16"/>
                </w:rPr>
                <w:t xml:space="preserve">5</w:t>
              </w:r>
            </w:ins>
          </w:p>
        </w:tc>
        <w:tc>
          <w:tcPr>
            <w:tcW w:w="1200" w:type="dxa"/>
          </w:tcPr>
          <w:p>
            <w:pPr>
              <w:rPr>
                <w:ins w:id="8993" w:author="Claude" w:date="2026-07-10T00:00:00Z"/>
              </w:rPr>
            </w:pPr>
            <w:ins w:id="8994" w:author="Claude" w:date="2026-07-10T00:00:00Z">
              <w:r>
                <w:rPr>
                  <w:sz w:val="16"/>
                  <w:szCs w:val="16"/>
                </w:rPr>
                <w:t xml:space="preserve">46.2%</w:t>
              </w:r>
            </w:ins>
          </w:p>
        </w:tc>
        <w:tc>
          <w:tcPr>
            <w:tcW w:w="1300" w:type="dxa"/>
          </w:tcPr>
          <w:p>
            <w:pPr>
              <w:rPr>
                <w:ins w:id="8995" w:author="Claude" w:date="2026-07-10T00:00:00Z"/>
              </w:rPr>
            </w:pPr>
            <w:ins w:id="8996" w:author="Claude" w:date="2026-07-10T00:00:00Z">
              <w:r>
                <w:rPr>
                  <w:sz w:val="16"/>
                  <w:szCs w:val="16"/>
                </w:rPr>
                <w:t xml:space="preserve">44.8%</w:t>
              </w:r>
            </w:ins>
          </w:p>
        </w:tc>
      </w:tr>
      <w:tr>
        <w:trPr>
          <w:ins w:id="9012" w:author="Claude" w:date="2026-07-10T00:00:00Z"/>
        </w:trPr>
        <w:tc>
          <w:tcPr>
            <w:tcW w:w="1600" w:type="dxa"/>
          </w:tcPr>
          <w:p>
            <w:pPr>
              <w:rPr>
                <w:ins w:id="8998" w:author="Claude" w:date="2026-07-10T00:00:00Z"/>
              </w:rPr>
            </w:pPr>
            <w:ins w:id="8999" w:author="Claude" w:date="2026-07-10T00:00:00Z">
              <w:r>
                <w:rPr>
                  <w:sz w:val="16"/>
                  <w:szCs w:val="16"/>
                </w:rPr>
                <w:t xml:space="preserve">home-assistant core(Python)</w:t>
              </w:r>
            </w:ins>
          </w:p>
        </w:tc>
        <w:tc>
          <w:tcPr>
            <w:tcW w:w="1100" w:type="dxa"/>
          </w:tcPr>
          <w:p>
            <w:pPr>
              <w:rPr>
                <w:ins w:id="9000" w:author="Claude" w:date="2026-07-10T00:00:00Z"/>
              </w:rPr>
            </w:pPr>
            <w:ins w:id="9001" w:author="Claude" w:date="2026-07-10T00:00:00Z">
              <w:r>
                <w:rPr>
                  <w:sz w:val="16"/>
                  <w:szCs w:val="16"/>
                </w:rPr>
                <w:t xml:space="preserve">64fc462a</w:t>
              </w:r>
            </w:ins>
          </w:p>
        </w:tc>
        <w:tc>
          <w:tcPr>
            <w:tcW w:w="1400" w:type="dxa"/>
          </w:tcPr>
          <w:p>
            <w:pPr>
              <w:rPr>
                <w:ins w:id="9002" w:author="Claude" w:date="2026-07-10T00:00:00Z"/>
              </w:rPr>
            </w:pPr>
            <w:ins w:id="9003" w:author="Claude" w:date="2026-07-10T00:00:00Z">
              <w:r>
                <w:rPr>
                  <w:sz w:val="16"/>
                  <w:szCs w:val="16"/>
                </w:rPr>
                <w:t xml:space="preserve">5.41M・26,487</w:t>
              </w:r>
            </w:ins>
          </w:p>
        </w:tc>
        <w:tc>
          <w:tcPr>
            <w:tcW w:w="1300" w:type="dxa"/>
          </w:tcPr>
          <w:p>
            <w:pPr>
              <w:rPr>
                <w:ins w:id="9004" w:author="Claude" w:date="2026-07-10T00:00:00Z"/>
              </w:rPr>
            </w:pPr>
            <w:ins w:id="9005" w:author="Claude" w:date="2026-07-10T00:00:00Z">
              <w:r>
                <w:rPr>
                  <w:sz w:val="16"/>
                  <w:szCs w:val="16"/>
                </w:rPr>
                <w:t xml:space="preserve">110,424</w:t>
              </w:r>
            </w:ins>
          </w:p>
        </w:tc>
        <w:tc>
          <w:tcPr>
            <w:tcW w:w="1300" w:type="dxa"/>
          </w:tcPr>
          <w:p>
            <w:pPr>
              <w:rPr>
                <w:ins w:id="9006" w:author="Claude" w:date="2026-07-10T00:00:00Z"/>
              </w:rPr>
            </w:pPr>
            <w:ins w:id="9007" w:author="Claude" w:date="2026-07-10T00:00:00Z">
              <w:r>
                <w:rPr>
                  <w:sz w:val="16"/>
                  <w:szCs w:val="16"/>
                </w:rPr>
                <w:t xml:space="preserve">5</w:t>
              </w:r>
            </w:ins>
          </w:p>
        </w:tc>
        <w:tc>
          <w:tcPr>
            <w:tcW w:w="1200" w:type="dxa"/>
          </w:tcPr>
          <w:p>
            <w:pPr>
              <w:rPr>
                <w:ins w:id="9008" w:author="Claude" w:date="2026-07-10T00:00:00Z"/>
              </w:rPr>
            </w:pPr>
            <w:ins w:id="9009" w:author="Claude" w:date="2026-07-10T00:00:00Z">
              <w:r>
                <w:rPr>
                  <w:sz w:val="16"/>
                  <w:szCs w:val="16"/>
                </w:rPr>
                <w:t xml:space="preserve">54.1%</w:t>
              </w:r>
            </w:ins>
          </w:p>
        </w:tc>
        <w:tc>
          <w:tcPr>
            <w:tcW w:w="1300" w:type="dxa"/>
          </w:tcPr>
          <w:p>
            <w:pPr>
              <w:rPr>
                <w:ins w:id="9010" w:author="Claude" w:date="2026-07-10T00:00:00Z"/>
              </w:rPr>
            </w:pPr>
            <w:ins w:id="9011" w:author="Claude" w:date="2026-07-10T00:00:00Z">
              <w:r>
                <w:rPr>
                  <w:sz w:val="16"/>
                  <w:szCs w:val="16"/>
                </w:rPr>
                <w:t xml:space="preserve">39.0%</w:t>
              </w:r>
            </w:ins>
          </w:p>
        </w:tc>
      </w:tr>
    </w:tbl>
    <w:p>
      <w:pPr>
        <w:rPr>
          <w:ins w:id="9013" w:author="Claude" w:date="2026-07-10T00:00:00Z"/>
        </w:rPr>
      </w:pPr>
      <w:ins w:id="9014" w:author="Claude" w:date="2026-07-10T00:00:00Z">
        <w:r>
          <w:t xml:space="preserve">unit写像は深さ2ディレクトリの仮unit(凍結定義・裁定境界ではない)。測定はViewGridの既知値で治具を較正してから実施した(fix集中1位が一致)。件名によるfeat/fix分類の適合率は手作業標本で未検査であり、限界として明示する。</w:t>
        </w:r>
      </w:ins>
    </w:p>
    <w:p>
      <w:pPr>
        <w:spacing w:before="120" w:after="60"/>
        <w:jc w:val="center"/>
        <w:rPr>
          <w:ins w:id="9015" w:author="Claude" w:date="2026-07-10T00:00:00Z"/>
        </w:rPr>
      </w:pPr>
      <w:ins w:id="9016" w:author="Claude" w:date="2026-07-10T00:00:00Z">
        <w:r>
          <w:rPr>
            <w:sz w:val="18"/>
            <w:szCs w:val="18"/>
          </w:rPr>
          <w:t xml:space="preserve">表26 実験VIII工数分解の算出規則と分解値(t2・遡及)</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00"/>
      </w:tblGrid>
      <w:tr>
        <w:trPr>
          <w:tblHeader/>
          <w:ins w:id="9021" w:author="Claude" w:date="2026-07-10T00:00:00Z"/>
        </w:trPr>
        <w:tc>
          <w:tcPr>
            <w:tcW w:w="2100" w:type="dxa"/>
          </w:tcPr>
          <w:p>
            <w:pPr>
              <w:rPr>
                <w:ins w:id="9017" w:author="Claude" w:date="2026-07-10T00:00:00Z"/>
              </w:rPr>
            </w:pPr>
            <w:ins w:id="9018" w:author="Claude" w:date="2026-07-10T00:00:00Z">
              <w:r>
                <w:rPr>
                  <w:b/>
                  <w:sz w:val="16"/>
                  <w:szCs w:val="16"/>
                </w:rPr>
                <w:t xml:space="preserve">項目</w:t>
              </w:r>
            </w:ins>
          </w:p>
        </w:tc>
        <w:tc>
          <w:tcPr>
            <w:tcW w:w="6900" w:type="dxa"/>
          </w:tcPr>
          <w:p>
            <w:pPr>
              <w:rPr>
                <w:ins w:id="9019" w:author="Claude" w:date="2026-07-10T00:00:00Z"/>
              </w:rPr>
            </w:pPr>
            <w:ins w:id="9020" w:author="Claude" w:date="2026-07-10T00:00:00Z">
              <w:r>
                <w:rPr>
                  <w:b/>
                  <w:sz w:val="16"/>
                  <w:szCs w:val="16"/>
                </w:rPr>
                <w:t xml:space="preserve">規則・値</w:t>
              </w:r>
            </w:ins>
          </w:p>
        </w:tc>
      </w:tr>
      <w:tr>
        <w:trPr>
          <w:ins w:id="9026" w:author="Claude" w:date="2026-07-10T00:00:00Z"/>
        </w:trPr>
        <w:tc>
          <w:tcPr>
            <w:tcW w:w="2100" w:type="dxa"/>
          </w:tcPr>
          <w:p>
            <w:pPr>
              <w:rPr>
                <w:ins w:id="9022" w:author="Claude" w:date="2026-07-10T00:00:00Z"/>
              </w:rPr>
            </w:pPr>
            <w:ins w:id="9023" w:author="Claude" w:date="2026-07-10T00:00:00Z">
              <w:r>
                <w:rPr>
                  <w:sz w:val="16"/>
                  <w:szCs w:val="16"/>
                </w:rPr>
                <w:t xml:space="preserve">観測範囲</w:t>
              </w:r>
            </w:ins>
          </w:p>
        </w:tc>
        <w:tc>
          <w:tcPr>
            <w:tcW w:w="6900" w:type="dxa"/>
          </w:tcPr>
          <w:p>
            <w:pPr>
              <w:rPr>
                <w:ins w:id="9024" w:author="Claude" w:date="2026-07-10T00:00:00Z"/>
              </w:rPr>
            </w:pPr>
            <w:ins w:id="9025" w:author="Claude" w:date="2026-07-10T00:00:00Z">
              <w:r>
                <w:rPr>
                  <w:sz w:val="16"/>
                  <w:szCs w:val="16"/>
                </w:rPr>
                <w:t xml:space="preserve">実行主体セッションのトランスクリプト全イベント(2026-07-09 10:47:24〜21:59:46 JST=壁時計11時間12分・一周+ECO 1件)</w:t>
              </w:r>
            </w:ins>
          </w:p>
        </w:tc>
      </w:tr>
      <w:tr>
        <w:trPr>
          <w:ins w:id="9031" w:author="Claude" w:date="2026-07-10T00:00:00Z"/>
        </w:trPr>
        <w:tc>
          <w:tcPr>
            <w:tcW w:w="2100" w:type="dxa"/>
          </w:tcPr>
          <w:p>
            <w:pPr>
              <w:rPr>
                <w:ins w:id="9027" w:author="Claude" w:date="2026-07-10T00:00:00Z"/>
              </w:rPr>
            </w:pPr>
            <w:ins w:id="9028" w:author="Claude" w:date="2026-07-10T00:00:00Z">
              <w:r>
                <w:rPr>
                  <w:sz w:val="16"/>
                  <w:szCs w:val="16"/>
                </w:rPr>
                <w:t xml:space="preserve">区間分類</w:t>
              </w:r>
            </w:ins>
          </w:p>
        </w:tc>
        <w:tc>
          <w:tcPr>
            <w:tcW w:w="6900" w:type="dxa"/>
          </w:tcPr>
          <w:p>
            <w:pPr>
              <w:rPr>
                <w:ins w:id="9029" w:author="Claude" w:date="2026-07-10T00:00:00Z"/>
              </w:rPr>
            </w:pPr>
            <w:ins w:id="9030" w:author="Claude" w:date="2026-07-10T00:00:00Z">
              <w:r>
                <w:rPr>
                  <w:sz w:val="16"/>
                  <w:szCs w:val="16"/>
                </w:rPr>
                <w:t xml:space="preserve">2分超の無イベント間隔を、直前・直後のイベント種別で排他分類: 直前が顧客への質問ツール→人間応答待ち/直前がツール実行→ツール実行区間/その他→未分類</w:t>
              </w:r>
            </w:ins>
          </w:p>
        </w:tc>
      </w:tr>
      <w:tr>
        <w:trPr>
          <w:ins w:id="9036" w:author="Claude" w:date="2026-07-10T00:00:00Z"/>
        </w:trPr>
        <w:tc>
          <w:tcPr>
            <w:tcW w:w="2100" w:type="dxa"/>
          </w:tcPr>
          <w:p>
            <w:pPr>
              <w:rPr>
                <w:ins w:id="9032" w:author="Claude" w:date="2026-07-10T00:00:00Z"/>
              </w:rPr>
            </w:pPr>
            <w:ins w:id="9033" w:author="Claude" w:date="2026-07-10T00:00:00Z">
              <w:r>
                <w:rPr>
                  <w:sz w:val="16"/>
                  <w:szCs w:val="16"/>
                </w:rPr>
                <w:t xml:space="preserve">重複の扱い</w:t>
              </w:r>
            </w:ins>
          </w:p>
        </w:tc>
        <w:tc>
          <w:tcPr>
            <w:tcW w:w="6900" w:type="dxa"/>
          </w:tcPr>
          <w:p>
            <w:pPr>
              <w:rPr>
                <w:ins w:id="9034" w:author="Claude" w:date="2026-07-10T00:00:00Z"/>
              </w:rPr>
            </w:pPr>
            <w:ins w:id="9035" w:author="Claude" w:date="2026-07-10T00:00:00Z">
              <w:r>
                <w:rPr>
                  <w:sz w:val="16"/>
                  <w:szCs w:val="16"/>
                </w:rPr>
                <w:t xml:space="preserve">人間応答待ち=union duration。機械活動(工場推論・検査実行)=activity span sum(並列を含むため壁時計の排他的内訳として加算しない)</w:t>
              </w:r>
            </w:ins>
          </w:p>
        </w:tc>
      </w:tr>
      <w:tr>
        <w:trPr>
          <w:ins w:id="9041" w:author="Claude" w:date="2026-07-10T00:00:00Z"/>
        </w:trPr>
        <w:tc>
          <w:tcPr>
            <w:tcW w:w="2100" w:type="dxa"/>
          </w:tcPr>
          <w:p>
            <w:pPr>
              <w:rPr>
                <w:ins w:id="9037" w:author="Claude" w:date="2026-07-10T00:00:00Z"/>
              </w:rPr>
            </w:pPr>
            <w:ins w:id="9038" w:author="Claude" w:date="2026-07-10T00:00:00Z">
              <w:r>
                <w:rPr>
                  <w:sz w:val="16"/>
                  <w:szCs w:val="16"/>
                </w:rPr>
                <w:t xml:space="preserve">分解値</w:t>
              </w:r>
            </w:ins>
          </w:p>
        </w:tc>
        <w:tc>
          <w:tcPr>
            <w:tcW w:w="6900" w:type="dxa"/>
          </w:tcPr>
          <w:p>
            <w:pPr>
              <w:rPr>
                <w:ins w:id="9039" w:author="Claude" w:date="2026-07-10T00:00:00Z"/>
              </w:rPr>
            </w:pPr>
            <w:ins w:id="9040" w:author="Claude" w:date="2026-07-10T00:00:00Z">
              <w:r>
                <w:rPr>
                  <w:sz w:val="16"/>
                  <w:szCs w:val="16"/>
                </w:rPr>
                <w:t xml:space="preserve">人間応答待ち6時間15分(56%)/ツール実行区間(2分超)1時間30分/検査の機械実行 約24分(3.6%)/未分類 約16分/一周の非待機残差 約2時間35分(実働工数そのものではない)</w:t>
              </w:r>
            </w:ins>
          </w:p>
        </w:tc>
      </w:tr>
      <w:tr>
        <w:trPr>
          <w:ins w:id="9046" w:author="Claude" w:date="2026-07-10T00:00:00Z"/>
        </w:trPr>
        <w:tc>
          <w:tcPr>
            <w:tcW w:w="2100" w:type="dxa"/>
          </w:tcPr>
          <w:p>
            <w:pPr>
              <w:rPr>
                <w:ins w:id="9042" w:author="Claude" w:date="2026-07-10T00:00:00Z"/>
              </w:rPr>
            </w:pPr>
            <w:ins w:id="9043" w:author="Claude" w:date="2026-07-10T00:00:00Z">
              <w:r>
                <w:rPr>
                  <w:sz w:val="16"/>
                  <w:szCs w:val="16"/>
                </w:rPr>
                <w:t xml:space="preserve">欠測・遡及の扱い</w:t>
              </w:r>
            </w:ins>
          </w:p>
        </w:tc>
        <w:tc>
          <w:tcPr>
            <w:tcW w:w="6900" w:type="dxa"/>
          </w:tcPr>
          <w:p>
            <w:pPr>
              <w:rPr>
                <w:ins w:id="9044" w:author="Claude" w:date="2026-07-10T00:00:00Z"/>
              </w:rPr>
            </w:pPr>
            <w:ins w:id="9045" w:author="Claude" w:date="2026-07-10T00:00:00Z">
              <w:r>
                <w:rPr>
                  <w:sz w:val="16"/>
                  <w:szCs w:val="16"/>
                </w:rPr>
                <w:t xml:space="preserve">セッション翌日の遡及解析。分類境界の誤差±10分程度。自己申告値・UI表示値はself-reportedと明記し分解には不使用</w:t>
              </w:r>
            </w:ins>
          </w:p>
        </w:tc>
      </w:tr>
      <w:tr>
        <w:trPr>
          <w:ins w:id="9051" w:author="Claude" w:date="2026-07-10T00:00:00Z"/>
        </w:trPr>
        <w:tc>
          <w:tcPr>
            <w:tcW w:w="2100" w:type="dxa"/>
          </w:tcPr>
          <w:p>
            <w:pPr>
              <w:rPr>
                <w:ins w:id="9047" w:author="Claude" w:date="2026-07-10T00:00:00Z"/>
              </w:rPr>
            </w:pPr>
            <w:ins w:id="9048" w:author="Claude" w:date="2026-07-10T00:00:00Z">
              <w:r>
                <w:rPr>
                  <w:sz w:val="16"/>
                  <w:szCs w:val="16"/>
                </w:rPr>
                <w:t xml:space="preserve">一次記録</w:t>
              </w:r>
            </w:ins>
          </w:p>
        </w:tc>
        <w:tc>
          <w:tcPr>
            <w:tcW w:w="6900" w:type="dxa"/>
          </w:tcPr>
          <w:p>
            <w:pPr>
              <w:rPr>
                <w:ins w:id="9049" w:author="Claude" w:date="2026-07-10T00:00:00Z"/>
              </w:rPr>
            </w:pPr>
            <w:ins w:id="9050" w:author="Claude" w:date="2026-07-10T00:00:00Z">
              <w:r>
                <w:rPr>
                  <w:sz w:val="16"/>
                  <w:szCs w:val="16"/>
                </w:rPr>
                <w:t xml:space="preserve">公開リポジトリ BomDD loops/transfer-02/t2-time-decomposition.md・治具 method/tools/time-decomposition.py</w:t>
              </w:r>
            </w:ins>
          </w:p>
        </w:tc>
      </w:tr>
    </w:tbl>
    <w:p w14:paraId="183DEEBD" w14:textId="77777777" w:rsidR="00F26E2E" w:rsidRDefault="00F26E2E">
      <w:pPr>
        <w:spacing w:after="120"/>
      </w:pPr>
    </w:p>
    <w:sectPr w:rsidR="00F26E2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BB53" w14:textId="77777777" w:rsidR="00A06A66" w:rsidRDefault="00A06A66">
      <w:r>
        <w:separator/>
      </w:r>
    </w:p>
  </w:endnote>
  <w:endnote w:type="continuationSeparator" w:id="0">
    <w:p w14:paraId="4C7116C5" w14:textId="77777777" w:rsidR="00A06A66" w:rsidRDefault="00A06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D188" w14:textId="77777777" w:rsidR="00F26E2E" w:rsidRDefault="00B870A1">
    <w:pPr>
      <w:jc w:val="center"/>
    </w:pPr>
    <w:r>
      <w:rPr>
        <w:sz w:val="18"/>
        <w:szCs w:val="18"/>
      </w:rPr>
      <w:fldChar w:fldCharType="begin"/>
    </w:r>
    <w:r>
      <w:rPr>
        <w:sz w:val="18"/>
        <w:szCs w:val="18"/>
      </w:rPr>
      <w:instrText>PAGE</w:instrText>
    </w:r>
    <w:r>
      <w:rPr>
        <w:sz w:val="18"/>
        <w:szCs w:val="18"/>
      </w:rPr>
      <w:fldChar w:fldCharType="separate"/>
    </w:r>
    <w:r w:rsidR="00EE2B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5322" w14:textId="77777777" w:rsidR="00A06A66" w:rsidRDefault="00A06A66">
      <w:r>
        <w:separator/>
      </w:r>
    </w:p>
  </w:footnote>
  <w:footnote w:type="continuationSeparator" w:id="0">
    <w:p w14:paraId="5CA7EC91" w14:textId="77777777" w:rsidR="00A06A66" w:rsidRDefault="00A06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6B7" w14:textId="77777777" w:rsidR="00F26E2E" w:rsidRDefault="00B870A1">
    <w:pPr>
      <w:jc w:val="right"/>
    </w:pPr>
    <w:r>
      <w:rPr>
        <w:color w:val="808080"/>
        <w:sz w:val="16"/>
        <w:szCs w:val="16"/>
      </w:rPr>
      <w:t>BOM駆動開発(BomDD)実証研究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67E2"/>
    <w:multiLevelType w:val="hybridMultilevel"/>
    <w:tmpl w:val="4A3E9876"/>
    <w:lvl w:ilvl="0" w:tplc="75024AAE">
      <w:start w:val="1"/>
      <w:numFmt w:val="bullet"/>
      <w:lvlText w:val="・"/>
      <w:lvlJc w:val="left"/>
      <w:pPr>
        <w:ind w:left="480" w:hanging="240"/>
      </w:pPr>
    </w:lvl>
    <w:lvl w:ilvl="1" w:tplc="7A28B976">
      <w:numFmt w:val="decimal"/>
      <w:lvlText w:val=""/>
      <w:lvlJc w:val="left"/>
    </w:lvl>
    <w:lvl w:ilvl="2" w:tplc="9E466156">
      <w:numFmt w:val="decimal"/>
      <w:lvlText w:val=""/>
      <w:lvlJc w:val="left"/>
    </w:lvl>
    <w:lvl w:ilvl="3" w:tplc="A4587598">
      <w:numFmt w:val="decimal"/>
      <w:lvlText w:val=""/>
      <w:lvlJc w:val="left"/>
    </w:lvl>
    <w:lvl w:ilvl="4" w:tplc="CACA41A6">
      <w:numFmt w:val="decimal"/>
      <w:lvlText w:val=""/>
      <w:lvlJc w:val="left"/>
    </w:lvl>
    <w:lvl w:ilvl="5" w:tplc="DEEEFB60">
      <w:numFmt w:val="decimal"/>
      <w:lvlText w:val=""/>
      <w:lvlJc w:val="left"/>
    </w:lvl>
    <w:lvl w:ilvl="6" w:tplc="38602128">
      <w:numFmt w:val="decimal"/>
      <w:lvlText w:val=""/>
      <w:lvlJc w:val="left"/>
    </w:lvl>
    <w:lvl w:ilvl="7" w:tplc="3BF6DC04">
      <w:numFmt w:val="decimal"/>
      <w:lvlText w:val=""/>
      <w:lvlJc w:val="left"/>
    </w:lvl>
    <w:lvl w:ilvl="8" w:tplc="2B605D7E">
      <w:numFmt w:val="decimal"/>
      <w:lvlText w:val=""/>
      <w:lvlJc w:val="left"/>
    </w:lvl>
  </w:abstractNum>
  <w:abstractNum w:abstractNumId="1" w15:restartNumberingAfterBreak="0">
    <w:nsid w:val="5A192AEA"/>
    <w:multiLevelType w:val="hybridMultilevel"/>
    <w:tmpl w:val="ACC0D1C2"/>
    <w:lvl w:ilvl="0" w:tplc="B00C4722">
      <w:start w:val="1"/>
      <w:numFmt w:val="bullet"/>
      <w:lvlText w:val="●"/>
      <w:lvlJc w:val="left"/>
      <w:pPr>
        <w:ind w:left="720" w:hanging="360"/>
      </w:pPr>
    </w:lvl>
    <w:lvl w:ilvl="1" w:tplc="49D27B50">
      <w:start w:val="1"/>
      <w:numFmt w:val="bullet"/>
      <w:lvlText w:val="○"/>
      <w:lvlJc w:val="left"/>
      <w:pPr>
        <w:ind w:left="1440" w:hanging="360"/>
      </w:pPr>
    </w:lvl>
    <w:lvl w:ilvl="2" w:tplc="1A64BE22">
      <w:start w:val="1"/>
      <w:numFmt w:val="bullet"/>
      <w:lvlText w:val="■"/>
      <w:lvlJc w:val="left"/>
      <w:pPr>
        <w:ind w:left="2160" w:hanging="360"/>
      </w:pPr>
    </w:lvl>
    <w:lvl w:ilvl="3" w:tplc="AE4E8178">
      <w:start w:val="1"/>
      <w:numFmt w:val="bullet"/>
      <w:lvlText w:val="●"/>
      <w:lvlJc w:val="left"/>
      <w:pPr>
        <w:ind w:left="2880" w:hanging="360"/>
      </w:pPr>
    </w:lvl>
    <w:lvl w:ilvl="4" w:tplc="385812CC">
      <w:start w:val="1"/>
      <w:numFmt w:val="bullet"/>
      <w:lvlText w:val="○"/>
      <w:lvlJc w:val="left"/>
      <w:pPr>
        <w:ind w:left="3600" w:hanging="360"/>
      </w:pPr>
    </w:lvl>
    <w:lvl w:ilvl="5" w:tplc="A2D2DF18">
      <w:start w:val="1"/>
      <w:numFmt w:val="bullet"/>
      <w:lvlText w:val="■"/>
      <w:lvlJc w:val="left"/>
      <w:pPr>
        <w:ind w:left="4320" w:hanging="360"/>
      </w:pPr>
    </w:lvl>
    <w:lvl w:ilvl="6" w:tplc="2F3C8D1E">
      <w:start w:val="1"/>
      <w:numFmt w:val="bullet"/>
      <w:lvlText w:val="●"/>
      <w:lvlJc w:val="left"/>
      <w:pPr>
        <w:ind w:left="5040" w:hanging="360"/>
      </w:pPr>
    </w:lvl>
    <w:lvl w:ilvl="7" w:tplc="5BEA9AB8">
      <w:start w:val="1"/>
      <w:numFmt w:val="bullet"/>
      <w:lvlText w:val="●"/>
      <w:lvlJc w:val="left"/>
      <w:pPr>
        <w:ind w:left="5760" w:hanging="360"/>
      </w:pPr>
    </w:lvl>
    <w:lvl w:ilvl="8" w:tplc="EE0E39F6">
      <w:start w:val="1"/>
      <w:numFmt w:val="bullet"/>
      <w:lvlText w:val="●"/>
      <w:lvlJc w:val="left"/>
      <w:pPr>
        <w:ind w:left="6480" w:hanging="360"/>
      </w:pPr>
    </w:lvl>
  </w:abstractNum>
  <w:num w:numId="1" w16cid:durableId="1367410717">
    <w:abstractNumId w:val="1"/>
    <w:lvlOverride w:ilvl="0">
      <w:startOverride w:val="1"/>
    </w:lvlOverride>
  </w:num>
  <w:num w:numId="2" w16cid:durableId="1468401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2E"/>
    <w:rsid w:val="00304513"/>
    <w:rsid w:val="00563B4D"/>
    <w:rsid w:val="008F475B"/>
    <w:rsid w:val="00A06A66"/>
    <w:rsid w:val="00B870A1"/>
    <w:rsid w:val="00CB18C8"/>
    <w:rsid w:val="00D126CA"/>
    <w:rsid w:val="00DE578E"/>
    <w:rsid w:val="00EB69EE"/>
    <w:rsid w:val="00EE2B84"/>
    <w:rsid w:val="00F13E9E"/>
    <w:rsid w:val="00F26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25F56C8"/>
  <w15:docId w15:val="{64A7FFDE-0D0A-440A-BBC2-979E7DFD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Yu Gothic" w:eastAsia="Yu Gothic" w:hAnsi="Yu Gothic" w:cs="Yu Gothic"/>
      <w:b/>
      <w:bCs/>
      <w:color w:val="1F3864"/>
      <w:sz w:val="30"/>
      <w:szCs w:val="30"/>
    </w:rPr>
  </w:style>
  <w:style w:type="paragraph" w:styleId="2">
    <w:name w:val="heading 2"/>
    <w:uiPriority w:val="9"/>
    <w:unhideWhenUsed/>
    <w:qFormat/>
    <w:pPr>
      <w:spacing w:before="280" w:after="160"/>
      <w:outlineLvl w:val="1"/>
    </w:pPr>
    <w:rPr>
      <w:rFonts w:ascii="Yu Gothic" w:eastAsia="Yu Gothic" w:hAnsi="Yu Gothic" w:cs="Yu Gothic"/>
      <w:b/>
      <w:bCs/>
      <w:color w:val="2E5496"/>
      <w:sz w:val="26"/>
      <w:szCs w:val="26"/>
    </w:rPr>
  </w:style>
  <w:style w:type="paragraph" w:styleId="3">
    <w:name w:val="heading 3"/>
    <w:uiPriority w:val="9"/>
    <w:semiHidden/>
    <w:unhideWhenUsed/>
    <w:qFormat/>
    <w:pPr>
      <w:spacing w:before="200" w:after="120"/>
      <w:outlineLvl w:val="2"/>
    </w:pPr>
    <w:rPr>
      <w:rFonts w:ascii="Yu Gothic" w:eastAsia="Yu Gothic" w:hAnsi="Yu Gothic" w:cs="Yu Gothic"/>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20">
    <w:name w:val="toc 2"/>
    <w:basedOn w:val="a"/>
    <w:next w:val="a"/>
    <w:autoRedefine/>
    <w:uiPriority w:val="39"/>
    <w:unhideWhenUsed/>
    <w:rsid w:val="00EE2B84"/>
    <w:pPr>
      <w:ind w:leftChars="100" w:left="210"/>
    </w:pPr>
  </w:style>
  <w:style w:type="paragraph" w:styleId="11">
    <w:name w:val="toc 1"/>
    <w:basedOn w:val="a"/>
    <w:next w:val="a"/>
    <w:autoRedefine/>
    <w:uiPriority w:val="39"/>
    <w:unhideWhenUsed/>
    <w:rsid w:val="00EE2B84"/>
  </w:style>
  <w:style w:type="paragraph" w:styleId="ac">
    <w:name w:val="header"/>
    <w:basedOn w:val="a"/>
    <w:link w:val="ad"/>
    <w:uiPriority w:val="99"/>
    <w:unhideWhenUsed/>
    <w:rsid w:val="00EE2B84"/>
    <w:pPr>
      <w:tabs>
        <w:tab w:val="center" w:pos="4252"/>
        <w:tab w:val="right" w:pos="8504"/>
      </w:tabs>
      <w:snapToGrid w:val="0"/>
    </w:pPr>
  </w:style>
  <w:style w:type="character" w:customStyle="1" w:styleId="ad">
    <w:name w:val="ヘッダー (文字)"/>
    <w:basedOn w:val="a0"/>
    <w:link w:val="ac"/>
    <w:uiPriority w:val="99"/>
    <w:rsid w:val="00EE2B84"/>
  </w:style>
  <w:style w:type="paragraph" w:styleId="ae">
    <w:name w:val="footer"/>
    <w:basedOn w:val="a"/>
    <w:link w:val="af"/>
    <w:uiPriority w:val="99"/>
    <w:unhideWhenUsed/>
    <w:rsid w:val="00EE2B84"/>
    <w:pPr>
      <w:tabs>
        <w:tab w:val="center" w:pos="4252"/>
        <w:tab w:val="right" w:pos="8504"/>
      </w:tabs>
      <w:snapToGrid w:val="0"/>
    </w:pPr>
  </w:style>
  <w:style w:type="character" w:customStyle="1" w:styleId="af">
    <w:name w:val="フッター (文字)"/>
    <w:basedOn w:val="a0"/>
    <w:link w:val="ae"/>
    <w:uiPriority w:val="99"/>
    <w:rsid w:val="00EE2B84"/>
  </w:style>
  <w:style w:type="paragraph" w:styleId="af0">
    <w:name w:val="annotation text"/>
    <w:basedOn w:val="a"/>
    <w:link w:val="af1"/>
    <w:uiPriority w:val="99"/>
    <w:semiHidden/>
    <w:unhideWhenUsed/>
  </w:style>
  <w:style w:type="character" w:customStyle="1" w:styleId="af1">
    <w:name w:val="コメント文字列 (文字)"/>
    <w:basedOn w:val="a0"/>
    <w:link w:val="af0"/>
    <w:uiPriority w:val="99"/>
    <w:semiHidden/>
  </w:style>
  <w:style w:type="character" w:styleId="af2">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6438</Words>
  <Characters>36699</Characters>
  <Application>Microsoft Office Word</Application>
  <DocSecurity>0</DocSecurity>
  <Lines>305</Lines>
  <Paragraphs>86</Paragraphs>
  <ScaleCrop>false</ScaleCrop>
  <Company/>
  <LinksUpToDate>false</LinksUpToDate>
  <CharactersWithSpaces>43051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Akira Hata</cp:lastModifiedBy>
  <cp:revision>2</cp:revision>
  <cp:lastPrinted>2026-07-07T09:21:00Z</cp:lastPrinted>
  <dcterms:created xsi:type="dcterms:W3CDTF">2026-07-10T10:18:00Z</dcterms:created>
  <dcterms:modified xsi:type="dcterms:W3CDTF">2026-07-10T10:18:00Z</dcterms:modified>
</cp:coreProperties>
</file>